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FF014" w14:textId="77777777" w:rsidR="00680F78" w:rsidRDefault="00680F78" w:rsidP="00680F78">
      <w:pPr>
        <w:jc w:val="center"/>
        <w:rPr>
          <w:sz w:val="96"/>
          <w:szCs w:val="96"/>
        </w:rPr>
      </w:pPr>
    </w:p>
    <w:p w14:paraId="2819190F" w14:textId="2B88A49D" w:rsidR="00323003" w:rsidRDefault="00680F78" w:rsidP="00680F78">
      <w:pPr>
        <w:jc w:val="center"/>
        <w:rPr>
          <w:sz w:val="96"/>
          <w:szCs w:val="96"/>
        </w:rPr>
      </w:pPr>
      <w:r w:rsidRPr="00680F78">
        <w:rPr>
          <w:sz w:val="96"/>
          <w:szCs w:val="96"/>
        </w:rPr>
        <w:t xml:space="preserve">Online </w:t>
      </w:r>
      <w:proofErr w:type="spellStart"/>
      <w:r w:rsidRPr="00680F78">
        <w:rPr>
          <w:sz w:val="96"/>
          <w:szCs w:val="96"/>
        </w:rPr>
        <w:t>Charging</w:t>
      </w:r>
      <w:proofErr w:type="spellEnd"/>
      <w:r w:rsidRPr="00680F78">
        <w:rPr>
          <w:sz w:val="96"/>
          <w:szCs w:val="96"/>
        </w:rPr>
        <w:t xml:space="preserve"> </w:t>
      </w:r>
      <w:proofErr w:type="spellStart"/>
      <w:r w:rsidRPr="00680F78">
        <w:rPr>
          <w:sz w:val="96"/>
          <w:szCs w:val="96"/>
        </w:rPr>
        <w:t>System</w:t>
      </w:r>
      <w:proofErr w:type="spellEnd"/>
    </w:p>
    <w:p w14:paraId="0E5F3CE1" w14:textId="76AF2D8C" w:rsidR="00680F78" w:rsidRDefault="00680F78" w:rsidP="00680F78">
      <w:pPr>
        <w:jc w:val="center"/>
        <w:rPr>
          <w:sz w:val="96"/>
          <w:szCs w:val="96"/>
        </w:rPr>
      </w:pPr>
    </w:p>
    <w:p w14:paraId="5C3AB7BF" w14:textId="77777777" w:rsidR="00680F78" w:rsidRDefault="00680F78" w:rsidP="00680F78">
      <w:pPr>
        <w:jc w:val="center"/>
        <w:rPr>
          <w:sz w:val="52"/>
          <w:szCs w:val="52"/>
        </w:rPr>
      </w:pPr>
    </w:p>
    <w:p w14:paraId="6DBB81F4" w14:textId="77777777" w:rsidR="00680F78" w:rsidRDefault="00680F78" w:rsidP="00680F78">
      <w:pPr>
        <w:jc w:val="center"/>
        <w:rPr>
          <w:sz w:val="52"/>
          <w:szCs w:val="52"/>
        </w:rPr>
      </w:pPr>
    </w:p>
    <w:p w14:paraId="39733B56" w14:textId="53A7F6FF" w:rsidR="00680F78" w:rsidRDefault="00680F78" w:rsidP="00680F78">
      <w:pPr>
        <w:jc w:val="center"/>
        <w:rPr>
          <w:sz w:val="52"/>
          <w:szCs w:val="52"/>
        </w:rPr>
      </w:pPr>
      <w:proofErr w:type="spellStart"/>
      <w:r>
        <w:rPr>
          <w:sz w:val="52"/>
          <w:szCs w:val="52"/>
        </w:rPr>
        <w:t>System</w:t>
      </w:r>
      <w:proofErr w:type="spellEnd"/>
      <w:r>
        <w:rPr>
          <w:sz w:val="52"/>
          <w:szCs w:val="52"/>
        </w:rPr>
        <w:t xml:space="preserve">/Solution </w:t>
      </w:r>
      <w:proofErr w:type="spellStart"/>
      <w:r>
        <w:rPr>
          <w:sz w:val="52"/>
          <w:szCs w:val="52"/>
        </w:rPr>
        <w:t>Requirements</w:t>
      </w:r>
      <w:proofErr w:type="spellEnd"/>
    </w:p>
    <w:p w14:paraId="680006B2" w14:textId="564810B0" w:rsidR="00680F78" w:rsidRDefault="00680F78" w:rsidP="00680F78">
      <w:pPr>
        <w:jc w:val="center"/>
        <w:rPr>
          <w:sz w:val="52"/>
          <w:szCs w:val="52"/>
        </w:rPr>
      </w:pPr>
      <w:proofErr w:type="spellStart"/>
      <w:r>
        <w:rPr>
          <w:sz w:val="52"/>
          <w:szCs w:val="52"/>
        </w:rPr>
        <w:t>Specification</w:t>
      </w:r>
      <w:proofErr w:type="spellEnd"/>
    </w:p>
    <w:p w14:paraId="01F70F4F" w14:textId="4D756E5E" w:rsidR="00680F78" w:rsidRDefault="00680F78" w:rsidP="00680F78">
      <w:pPr>
        <w:jc w:val="center"/>
        <w:rPr>
          <w:sz w:val="52"/>
          <w:szCs w:val="52"/>
        </w:rPr>
      </w:pPr>
      <w:r>
        <w:rPr>
          <w:sz w:val="52"/>
          <w:szCs w:val="52"/>
        </w:rPr>
        <w:t>(SRS)</w:t>
      </w:r>
    </w:p>
    <w:p w14:paraId="2D17E863" w14:textId="093AE872" w:rsidR="00680F78" w:rsidRDefault="00680F78" w:rsidP="00680F78">
      <w:pPr>
        <w:jc w:val="center"/>
        <w:rPr>
          <w:sz w:val="52"/>
          <w:szCs w:val="52"/>
        </w:rPr>
      </w:pPr>
    </w:p>
    <w:p w14:paraId="33F42605" w14:textId="38636808" w:rsidR="00680F78" w:rsidRDefault="00680F78" w:rsidP="00680F78">
      <w:pPr>
        <w:jc w:val="center"/>
        <w:rPr>
          <w:sz w:val="52"/>
          <w:szCs w:val="52"/>
        </w:rPr>
      </w:pPr>
    </w:p>
    <w:p w14:paraId="589AC90E" w14:textId="4520093C" w:rsidR="00680F78" w:rsidRDefault="00680F78" w:rsidP="00680F78">
      <w:pPr>
        <w:jc w:val="center"/>
        <w:rPr>
          <w:sz w:val="52"/>
          <w:szCs w:val="52"/>
        </w:rPr>
      </w:pPr>
    </w:p>
    <w:p w14:paraId="790F12E4" w14:textId="5254BBB3" w:rsidR="00680F78" w:rsidRDefault="00680F78" w:rsidP="00680F78">
      <w:pPr>
        <w:jc w:val="center"/>
        <w:rPr>
          <w:sz w:val="52"/>
          <w:szCs w:val="52"/>
        </w:rPr>
      </w:pPr>
    </w:p>
    <w:p w14:paraId="17B19A12" w14:textId="1370686D" w:rsidR="00680F78" w:rsidRDefault="00680F78" w:rsidP="00680F78">
      <w:pPr>
        <w:jc w:val="center"/>
        <w:rPr>
          <w:sz w:val="52"/>
          <w:szCs w:val="52"/>
        </w:rPr>
      </w:pPr>
    </w:p>
    <w:p w14:paraId="1C8BA9E5" w14:textId="25AE0135" w:rsidR="00680F78" w:rsidRPr="003A2226" w:rsidRDefault="003A2226">
      <w:pPr>
        <w:ind w:left="360"/>
        <w:rPr>
          <w:sz w:val="32"/>
          <w:szCs w:val="32"/>
          <w:rPrChange w:id="0" w:author="M.Ali FIRAT" w:date="2023-08-09T09:27:00Z">
            <w:rPr/>
          </w:rPrChange>
        </w:rPr>
        <w:pPrChange w:id="1" w:author="M.Ali FIRAT" w:date="2023-08-09T09:27:00Z">
          <w:pPr>
            <w:pStyle w:val="ListeParagraf"/>
            <w:numPr>
              <w:numId w:val="1"/>
            </w:numPr>
            <w:ind w:hanging="360"/>
          </w:pPr>
        </w:pPrChange>
      </w:pPr>
      <w:ins w:id="2" w:author="M.Ali FIRAT" w:date="2023-08-09T09:27:00Z">
        <w:r>
          <w:rPr>
            <w:sz w:val="32"/>
            <w:szCs w:val="32"/>
          </w:rPr>
          <w:t>0.</w:t>
        </w:r>
      </w:ins>
      <w:r w:rsidR="00680F78" w:rsidRPr="003A2226">
        <w:rPr>
          <w:sz w:val="32"/>
          <w:szCs w:val="32"/>
          <w:rPrChange w:id="3" w:author="M.Ali FIRAT" w:date="2023-08-09T09:27:00Z">
            <w:rPr/>
          </w:rPrChange>
        </w:rPr>
        <w:t xml:space="preserve">Table of </w:t>
      </w:r>
      <w:proofErr w:type="spellStart"/>
      <w:r w:rsidR="00680F78" w:rsidRPr="003A2226">
        <w:rPr>
          <w:sz w:val="32"/>
          <w:szCs w:val="32"/>
          <w:rPrChange w:id="4" w:author="M.Ali FIRAT" w:date="2023-08-09T09:27:00Z">
            <w:rPr/>
          </w:rPrChange>
        </w:rPr>
        <w:t>Contents</w:t>
      </w:r>
      <w:proofErr w:type="spellEnd"/>
      <w:r w:rsidR="00454EF1" w:rsidRPr="003A2226">
        <w:rPr>
          <w:sz w:val="32"/>
          <w:szCs w:val="32"/>
          <w:rPrChange w:id="5" w:author="M.Ali FIRAT" w:date="2023-08-09T09:27:00Z">
            <w:rPr/>
          </w:rPrChange>
        </w:rPr>
        <w:t>…………………………………………………………</w:t>
      </w:r>
      <w:r w:rsidR="00AC5ADF" w:rsidRPr="003A2226">
        <w:rPr>
          <w:sz w:val="32"/>
          <w:szCs w:val="32"/>
          <w:rPrChange w:id="6" w:author="M.Ali FIRAT" w:date="2023-08-09T09:27:00Z">
            <w:rPr/>
          </w:rPrChange>
        </w:rPr>
        <w:t>……</w:t>
      </w:r>
      <w:del w:id="7" w:author="M.Ali FIRAT" w:date="2023-08-09T09:27:00Z">
        <w:r w:rsidR="00AC5ADF" w:rsidRPr="003A2226" w:rsidDel="003A2226">
          <w:rPr>
            <w:sz w:val="32"/>
            <w:szCs w:val="32"/>
            <w:rPrChange w:id="8" w:author="M.Ali FIRAT" w:date="2023-08-09T09:27:00Z">
              <w:rPr/>
            </w:rPrChange>
          </w:rPr>
          <w:delText>.</w:delText>
        </w:r>
      </w:del>
      <w:ins w:id="9" w:author="M.Ali FIRAT" w:date="2023-08-09T09:27:00Z">
        <w:r>
          <w:rPr>
            <w:sz w:val="32"/>
            <w:szCs w:val="32"/>
          </w:rPr>
          <w:t>…</w:t>
        </w:r>
      </w:ins>
      <w:ins w:id="10" w:author="M.Ali FIRAT" w:date="2023-08-09T11:26:00Z">
        <w:r w:rsidR="00E17D62">
          <w:rPr>
            <w:sz w:val="32"/>
            <w:szCs w:val="32"/>
          </w:rPr>
          <w:t>.</w:t>
        </w:r>
      </w:ins>
      <w:ins w:id="11" w:author="M.Ali FIRAT" w:date="2023-08-09T09:27:00Z">
        <w:r>
          <w:rPr>
            <w:sz w:val="32"/>
            <w:szCs w:val="32"/>
          </w:rPr>
          <w:t>2</w:t>
        </w:r>
      </w:ins>
      <w:del w:id="12" w:author="M.Ali FIRAT" w:date="2023-08-09T09:26:00Z">
        <w:r w:rsidR="00454EF1" w:rsidRPr="003A2226" w:rsidDel="003A2226">
          <w:rPr>
            <w:sz w:val="32"/>
            <w:szCs w:val="32"/>
            <w:rPrChange w:id="13" w:author="M.Ali FIRAT" w:date="2023-08-09T09:27:00Z">
              <w:rPr/>
            </w:rPrChange>
          </w:rPr>
          <w:delText>2</w:delText>
        </w:r>
      </w:del>
    </w:p>
    <w:p w14:paraId="4E561F34" w14:textId="7F48C4AC" w:rsidR="00605A6F" w:rsidRDefault="00680F78" w:rsidP="00605A6F">
      <w:pPr>
        <w:rPr>
          <w:sz w:val="36"/>
          <w:szCs w:val="36"/>
        </w:rPr>
      </w:pPr>
      <w:r w:rsidRPr="00C8348E">
        <w:rPr>
          <w:sz w:val="32"/>
          <w:szCs w:val="32"/>
        </w:rPr>
        <w:t>1.</w:t>
      </w:r>
      <w:r w:rsidR="00605A6F" w:rsidRPr="00C8348E">
        <w:rPr>
          <w:sz w:val="32"/>
          <w:szCs w:val="32"/>
        </w:rPr>
        <w:t xml:space="preserve">Document </w:t>
      </w:r>
      <w:proofErr w:type="spellStart"/>
      <w:r w:rsidR="00605A6F" w:rsidRPr="00C8348E">
        <w:rPr>
          <w:sz w:val="32"/>
          <w:szCs w:val="32"/>
        </w:rPr>
        <w:t>Overview</w:t>
      </w:r>
      <w:proofErr w:type="spellEnd"/>
      <w:r w:rsidR="00454EF1">
        <w:rPr>
          <w:sz w:val="32"/>
          <w:szCs w:val="32"/>
        </w:rPr>
        <w:t>……..</w:t>
      </w:r>
      <w:r w:rsidR="00605A6F">
        <w:rPr>
          <w:sz w:val="36"/>
          <w:szCs w:val="36"/>
        </w:rPr>
        <w:tab/>
      </w:r>
      <w:r w:rsidR="00454EF1">
        <w:rPr>
          <w:sz w:val="36"/>
          <w:szCs w:val="36"/>
        </w:rPr>
        <w:t>………………………………………………</w:t>
      </w:r>
      <w:r w:rsidR="00AC5ADF">
        <w:rPr>
          <w:sz w:val="36"/>
          <w:szCs w:val="36"/>
        </w:rPr>
        <w:t>…</w:t>
      </w:r>
      <w:del w:id="14" w:author="M.Ali FIRAT" w:date="2023-08-09T11:26:00Z">
        <w:r w:rsidR="00AC5ADF" w:rsidDel="00E17D62">
          <w:rPr>
            <w:sz w:val="36"/>
            <w:szCs w:val="36"/>
          </w:rPr>
          <w:delText>..</w:delText>
        </w:r>
      </w:del>
      <w:ins w:id="15" w:author="M.Ali FIRAT" w:date="2023-08-09T11:26:00Z">
        <w:r w:rsidR="00E17D62">
          <w:rPr>
            <w:sz w:val="36"/>
            <w:szCs w:val="36"/>
          </w:rPr>
          <w:t>…</w:t>
        </w:r>
      </w:ins>
      <w:ins w:id="16" w:author="M.Ali FIRAT" w:date="2023-08-09T09:27:00Z">
        <w:r w:rsidR="003A2226">
          <w:rPr>
            <w:sz w:val="36"/>
            <w:szCs w:val="36"/>
          </w:rPr>
          <w:t>4</w:t>
        </w:r>
      </w:ins>
      <w:del w:id="17" w:author="M.Ali FIRAT" w:date="2023-08-09T09:27:00Z">
        <w:r w:rsidR="00454EF1" w:rsidDel="003A2226">
          <w:rPr>
            <w:sz w:val="36"/>
            <w:szCs w:val="36"/>
          </w:rPr>
          <w:delText>3</w:delText>
        </w:r>
      </w:del>
    </w:p>
    <w:p w14:paraId="6CA1D27F" w14:textId="2A9671FC" w:rsidR="00605A6F" w:rsidRPr="00C8348E" w:rsidRDefault="00605A6F" w:rsidP="00605A6F">
      <w:pPr>
        <w:rPr>
          <w:sz w:val="24"/>
          <w:szCs w:val="24"/>
        </w:rPr>
      </w:pPr>
      <w:r w:rsidRPr="00C8348E">
        <w:rPr>
          <w:sz w:val="24"/>
          <w:szCs w:val="24"/>
        </w:rPr>
        <w:tab/>
        <w:t>1</w:t>
      </w:r>
      <w:r w:rsidR="00C8348E" w:rsidRPr="00C8348E">
        <w:rPr>
          <w:sz w:val="24"/>
          <w:szCs w:val="24"/>
        </w:rPr>
        <w:t>.</w:t>
      </w:r>
      <w:r w:rsidRPr="00C8348E">
        <w:rPr>
          <w:sz w:val="24"/>
          <w:szCs w:val="24"/>
        </w:rPr>
        <w:t xml:space="preserve">1 </w:t>
      </w:r>
      <w:proofErr w:type="spellStart"/>
      <w:r w:rsidRPr="00C8348E">
        <w:rPr>
          <w:sz w:val="24"/>
          <w:szCs w:val="24"/>
        </w:rPr>
        <w:t>Scope</w:t>
      </w:r>
      <w:proofErr w:type="spellEnd"/>
      <w:r w:rsidRPr="00C8348E">
        <w:rPr>
          <w:spacing w:val="-10"/>
          <w:sz w:val="24"/>
          <w:szCs w:val="24"/>
        </w:rPr>
        <w:t xml:space="preserve"> </w:t>
      </w:r>
      <w:r w:rsidRPr="00C8348E">
        <w:rPr>
          <w:sz w:val="24"/>
          <w:szCs w:val="24"/>
        </w:rPr>
        <w:t>&amp;</w:t>
      </w:r>
      <w:r w:rsidRPr="00C8348E">
        <w:rPr>
          <w:spacing w:val="-3"/>
          <w:sz w:val="24"/>
          <w:szCs w:val="24"/>
        </w:rPr>
        <w:t xml:space="preserve"> </w:t>
      </w:r>
      <w:proofErr w:type="spellStart"/>
      <w:r w:rsidRPr="00C8348E">
        <w:rPr>
          <w:sz w:val="24"/>
          <w:szCs w:val="24"/>
        </w:rPr>
        <w:t>Purpose</w:t>
      </w:r>
      <w:proofErr w:type="spellEnd"/>
      <w:r w:rsidR="00454EF1">
        <w:rPr>
          <w:sz w:val="24"/>
          <w:szCs w:val="24"/>
        </w:rPr>
        <w:t>……………………………………………………………………………………</w:t>
      </w:r>
      <w:r w:rsidR="00AC5ADF">
        <w:rPr>
          <w:sz w:val="24"/>
          <w:szCs w:val="24"/>
        </w:rPr>
        <w:t>……</w:t>
      </w:r>
      <w:del w:id="18" w:author="M.Ali FIRAT" w:date="2023-08-09T11:26:00Z">
        <w:r w:rsidR="00AC5ADF" w:rsidDel="00E17D62">
          <w:rPr>
            <w:sz w:val="24"/>
            <w:szCs w:val="24"/>
          </w:rPr>
          <w:delText>..</w:delText>
        </w:r>
      </w:del>
      <w:ins w:id="19" w:author="M.Ali FIRAT" w:date="2023-08-09T11:26:00Z">
        <w:r w:rsidR="00E17D62">
          <w:rPr>
            <w:sz w:val="24"/>
            <w:szCs w:val="24"/>
          </w:rPr>
          <w:t>….</w:t>
        </w:r>
      </w:ins>
      <w:ins w:id="20" w:author="M.Ali FIRAT" w:date="2023-08-09T09:27:00Z">
        <w:r w:rsidR="003A2226">
          <w:rPr>
            <w:sz w:val="24"/>
            <w:szCs w:val="24"/>
          </w:rPr>
          <w:t>4</w:t>
        </w:r>
      </w:ins>
      <w:del w:id="21" w:author="M.Ali FIRAT" w:date="2023-08-09T09:27:00Z">
        <w:r w:rsidR="00454EF1" w:rsidDel="003A2226">
          <w:rPr>
            <w:sz w:val="24"/>
            <w:szCs w:val="24"/>
          </w:rPr>
          <w:delText>3</w:delText>
        </w:r>
      </w:del>
    </w:p>
    <w:p w14:paraId="60D0AE61" w14:textId="2B58333D" w:rsidR="00605A6F" w:rsidRPr="00C8348E" w:rsidRDefault="00605A6F" w:rsidP="00605A6F">
      <w:pPr>
        <w:rPr>
          <w:sz w:val="24"/>
          <w:szCs w:val="24"/>
        </w:rPr>
      </w:pPr>
      <w:r w:rsidRPr="00C8348E">
        <w:rPr>
          <w:sz w:val="24"/>
          <w:szCs w:val="24"/>
        </w:rPr>
        <w:tab/>
        <w:t>1</w:t>
      </w:r>
      <w:r w:rsidR="00C8348E" w:rsidRPr="00C8348E">
        <w:rPr>
          <w:sz w:val="24"/>
          <w:szCs w:val="24"/>
        </w:rPr>
        <w:t>.</w:t>
      </w:r>
      <w:r w:rsidRPr="00C8348E">
        <w:rPr>
          <w:sz w:val="24"/>
          <w:szCs w:val="24"/>
        </w:rPr>
        <w:t xml:space="preserve">2 </w:t>
      </w:r>
      <w:proofErr w:type="spellStart"/>
      <w:r w:rsidRPr="00C8348E">
        <w:rPr>
          <w:sz w:val="24"/>
          <w:szCs w:val="24"/>
        </w:rPr>
        <w:t>Version</w:t>
      </w:r>
      <w:proofErr w:type="spellEnd"/>
      <w:r w:rsidRPr="00C8348E">
        <w:rPr>
          <w:sz w:val="24"/>
          <w:szCs w:val="24"/>
        </w:rPr>
        <w:t xml:space="preserve"> </w:t>
      </w:r>
      <w:proofErr w:type="spellStart"/>
      <w:r w:rsidRPr="00C8348E">
        <w:rPr>
          <w:sz w:val="24"/>
          <w:szCs w:val="24"/>
        </w:rPr>
        <w:t>Numbers</w:t>
      </w:r>
      <w:proofErr w:type="spellEnd"/>
      <w:r w:rsidRPr="00C8348E">
        <w:rPr>
          <w:sz w:val="24"/>
          <w:szCs w:val="24"/>
        </w:rPr>
        <w:t xml:space="preserve"> &amp; </w:t>
      </w:r>
      <w:proofErr w:type="spellStart"/>
      <w:r w:rsidRPr="00C8348E">
        <w:rPr>
          <w:sz w:val="24"/>
          <w:szCs w:val="24"/>
        </w:rPr>
        <w:t>Standarts</w:t>
      </w:r>
      <w:proofErr w:type="spellEnd"/>
      <w:r w:rsidR="00454EF1">
        <w:rPr>
          <w:sz w:val="24"/>
          <w:szCs w:val="24"/>
        </w:rPr>
        <w:t>…………………………………………………………………</w:t>
      </w:r>
      <w:r w:rsidR="00AC5ADF">
        <w:rPr>
          <w:sz w:val="24"/>
          <w:szCs w:val="24"/>
        </w:rPr>
        <w:t>…….</w:t>
      </w:r>
      <w:ins w:id="22" w:author="M.Ali FIRAT" w:date="2023-08-09T11:26:00Z">
        <w:r w:rsidR="00E17D62">
          <w:rPr>
            <w:sz w:val="24"/>
            <w:szCs w:val="24"/>
          </w:rPr>
          <w:t>.</w:t>
        </w:r>
      </w:ins>
      <w:ins w:id="23" w:author="M.Ali FIRAT" w:date="2023-08-09T09:27:00Z">
        <w:r w:rsidR="003A2226">
          <w:rPr>
            <w:sz w:val="24"/>
            <w:szCs w:val="24"/>
          </w:rPr>
          <w:t>4</w:t>
        </w:r>
      </w:ins>
      <w:del w:id="24" w:author="M.Ali FIRAT" w:date="2023-08-09T09:27:00Z">
        <w:r w:rsidR="00454EF1" w:rsidDel="003A2226">
          <w:rPr>
            <w:sz w:val="24"/>
            <w:szCs w:val="24"/>
          </w:rPr>
          <w:delText>3</w:delText>
        </w:r>
      </w:del>
    </w:p>
    <w:p w14:paraId="35FB10DF" w14:textId="136BD85D" w:rsidR="00605A6F" w:rsidRPr="00C8348E" w:rsidRDefault="00605A6F" w:rsidP="00605A6F">
      <w:pPr>
        <w:rPr>
          <w:sz w:val="24"/>
          <w:szCs w:val="24"/>
        </w:rPr>
      </w:pPr>
      <w:r w:rsidRPr="00C8348E">
        <w:rPr>
          <w:sz w:val="24"/>
          <w:szCs w:val="24"/>
        </w:rPr>
        <w:tab/>
        <w:t>1</w:t>
      </w:r>
      <w:r w:rsidR="00C8348E" w:rsidRPr="00C8348E">
        <w:rPr>
          <w:sz w:val="24"/>
          <w:szCs w:val="24"/>
        </w:rPr>
        <w:t>.</w:t>
      </w:r>
      <w:r w:rsidRPr="00C8348E">
        <w:rPr>
          <w:sz w:val="24"/>
          <w:szCs w:val="24"/>
        </w:rPr>
        <w:t xml:space="preserve">3 </w:t>
      </w:r>
      <w:proofErr w:type="spellStart"/>
      <w:r w:rsidRPr="00C8348E">
        <w:rPr>
          <w:sz w:val="24"/>
          <w:szCs w:val="24"/>
        </w:rPr>
        <w:t>Audience</w:t>
      </w:r>
      <w:proofErr w:type="spellEnd"/>
      <w:r w:rsidR="00454EF1">
        <w:rPr>
          <w:sz w:val="24"/>
          <w:szCs w:val="24"/>
        </w:rPr>
        <w:t>………………………………………………………………………………………………</w:t>
      </w:r>
      <w:r w:rsidR="00AC5ADF">
        <w:rPr>
          <w:sz w:val="24"/>
          <w:szCs w:val="24"/>
        </w:rPr>
        <w:t>……….</w:t>
      </w:r>
      <w:ins w:id="25" w:author="M.Ali FIRAT" w:date="2023-08-09T11:26:00Z">
        <w:r w:rsidR="00E17D62">
          <w:rPr>
            <w:sz w:val="24"/>
            <w:szCs w:val="24"/>
          </w:rPr>
          <w:t>.</w:t>
        </w:r>
      </w:ins>
      <w:ins w:id="26" w:author="M.Ali FIRAT" w:date="2023-08-09T09:27:00Z">
        <w:r w:rsidR="003A2226">
          <w:rPr>
            <w:sz w:val="24"/>
            <w:szCs w:val="24"/>
          </w:rPr>
          <w:t>4</w:t>
        </w:r>
      </w:ins>
      <w:del w:id="27" w:author="M.Ali FIRAT" w:date="2023-08-09T09:27:00Z">
        <w:r w:rsidR="00454EF1" w:rsidDel="003A2226">
          <w:rPr>
            <w:sz w:val="24"/>
            <w:szCs w:val="24"/>
          </w:rPr>
          <w:delText>3</w:delText>
        </w:r>
      </w:del>
    </w:p>
    <w:p w14:paraId="78F73E81" w14:textId="73D026C2" w:rsidR="00605A6F" w:rsidRPr="00C8348E" w:rsidRDefault="00605A6F" w:rsidP="00605A6F">
      <w:pPr>
        <w:rPr>
          <w:sz w:val="24"/>
          <w:szCs w:val="24"/>
        </w:rPr>
      </w:pPr>
      <w:r w:rsidRPr="00C8348E">
        <w:rPr>
          <w:sz w:val="24"/>
          <w:szCs w:val="24"/>
        </w:rPr>
        <w:tab/>
        <w:t>1</w:t>
      </w:r>
      <w:r w:rsidR="00C8348E" w:rsidRPr="00C8348E">
        <w:rPr>
          <w:sz w:val="24"/>
          <w:szCs w:val="24"/>
        </w:rPr>
        <w:t>.</w:t>
      </w:r>
      <w:r w:rsidRPr="00C8348E">
        <w:rPr>
          <w:sz w:val="24"/>
          <w:szCs w:val="24"/>
        </w:rPr>
        <w:t xml:space="preserve">4 </w:t>
      </w:r>
      <w:proofErr w:type="spellStart"/>
      <w:r w:rsidRPr="00C8348E">
        <w:rPr>
          <w:sz w:val="24"/>
          <w:szCs w:val="24"/>
        </w:rPr>
        <w:t>Document</w:t>
      </w:r>
      <w:proofErr w:type="spellEnd"/>
      <w:r w:rsidRPr="00C8348E">
        <w:rPr>
          <w:sz w:val="24"/>
          <w:szCs w:val="24"/>
        </w:rPr>
        <w:t xml:space="preserve"> </w:t>
      </w:r>
      <w:proofErr w:type="spellStart"/>
      <w:r w:rsidRPr="00C8348E">
        <w:rPr>
          <w:sz w:val="24"/>
          <w:szCs w:val="24"/>
        </w:rPr>
        <w:t>Structure</w:t>
      </w:r>
      <w:proofErr w:type="spellEnd"/>
      <w:r w:rsidRPr="00C8348E">
        <w:rPr>
          <w:sz w:val="24"/>
          <w:szCs w:val="24"/>
        </w:rPr>
        <w:t xml:space="preserve"> </w:t>
      </w:r>
      <w:proofErr w:type="spellStart"/>
      <w:r w:rsidRPr="00C8348E">
        <w:rPr>
          <w:sz w:val="24"/>
          <w:szCs w:val="24"/>
        </w:rPr>
        <w:t>and</w:t>
      </w:r>
      <w:proofErr w:type="spellEnd"/>
      <w:r w:rsidRPr="00C8348E">
        <w:rPr>
          <w:sz w:val="24"/>
          <w:szCs w:val="24"/>
        </w:rPr>
        <w:t xml:space="preserve"> Special </w:t>
      </w:r>
      <w:proofErr w:type="spellStart"/>
      <w:r w:rsidRPr="00C8348E">
        <w:rPr>
          <w:sz w:val="24"/>
          <w:szCs w:val="24"/>
        </w:rPr>
        <w:t>Conventions</w:t>
      </w:r>
      <w:proofErr w:type="spellEnd"/>
      <w:r w:rsidR="00454EF1">
        <w:rPr>
          <w:sz w:val="24"/>
          <w:szCs w:val="24"/>
        </w:rPr>
        <w:t>………………………………………</w:t>
      </w:r>
      <w:r w:rsidR="00AC5ADF">
        <w:rPr>
          <w:sz w:val="24"/>
          <w:szCs w:val="24"/>
        </w:rPr>
        <w:t>……….</w:t>
      </w:r>
      <w:ins w:id="28" w:author="M.Ali FIRAT" w:date="2023-08-09T11:26:00Z">
        <w:r w:rsidR="00E17D62">
          <w:rPr>
            <w:sz w:val="24"/>
            <w:szCs w:val="24"/>
          </w:rPr>
          <w:t>.</w:t>
        </w:r>
      </w:ins>
      <w:ins w:id="29" w:author="M.Ali FIRAT" w:date="2023-08-09T09:27:00Z">
        <w:r w:rsidR="003A2226">
          <w:rPr>
            <w:sz w:val="24"/>
            <w:szCs w:val="24"/>
          </w:rPr>
          <w:t>5</w:t>
        </w:r>
      </w:ins>
      <w:del w:id="30" w:author="M.Ali FIRAT" w:date="2023-08-09T09:27:00Z">
        <w:r w:rsidR="001B352A" w:rsidDel="003A2226">
          <w:rPr>
            <w:sz w:val="24"/>
            <w:szCs w:val="24"/>
          </w:rPr>
          <w:delText>4</w:delText>
        </w:r>
      </w:del>
    </w:p>
    <w:p w14:paraId="547517B2" w14:textId="656877FE" w:rsidR="00C8348E" w:rsidRPr="00C8348E" w:rsidRDefault="00C8348E" w:rsidP="00C8348E">
      <w:pPr>
        <w:ind w:firstLine="708"/>
        <w:rPr>
          <w:sz w:val="24"/>
          <w:szCs w:val="24"/>
        </w:rPr>
      </w:pPr>
      <w:r w:rsidRPr="00C8348E">
        <w:rPr>
          <w:sz w:val="24"/>
          <w:szCs w:val="24"/>
        </w:rPr>
        <w:t xml:space="preserve">1.5 </w:t>
      </w:r>
      <w:proofErr w:type="spellStart"/>
      <w:r w:rsidRPr="00C8348E">
        <w:rPr>
          <w:sz w:val="24"/>
          <w:szCs w:val="24"/>
        </w:rPr>
        <w:t>Definitions</w:t>
      </w:r>
      <w:proofErr w:type="spellEnd"/>
      <w:r w:rsidRPr="00C8348E">
        <w:rPr>
          <w:sz w:val="24"/>
          <w:szCs w:val="24"/>
        </w:rPr>
        <w:t xml:space="preserve">, </w:t>
      </w:r>
      <w:proofErr w:type="spellStart"/>
      <w:r w:rsidRPr="00C8348E">
        <w:rPr>
          <w:sz w:val="24"/>
          <w:szCs w:val="24"/>
        </w:rPr>
        <w:t>Sysmbols</w:t>
      </w:r>
      <w:proofErr w:type="spellEnd"/>
      <w:r w:rsidRPr="00C8348E">
        <w:rPr>
          <w:sz w:val="24"/>
          <w:szCs w:val="24"/>
        </w:rPr>
        <w:t xml:space="preserve"> </w:t>
      </w:r>
      <w:proofErr w:type="spellStart"/>
      <w:r w:rsidRPr="00C8348E">
        <w:rPr>
          <w:sz w:val="24"/>
          <w:szCs w:val="24"/>
        </w:rPr>
        <w:t>and</w:t>
      </w:r>
      <w:proofErr w:type="spellEnd"/>
      <w:r w:rsidRPr="00C8348E">
        <w:rPr>
          <w:sz w:val="24"/>
          <w:szCs w:val="24"/>
        </w:rPr>
        <w:t xml:space="preserve"> </w:t>
      </w:r>
      <w:proofErr w:type="spellStart"/>
      <w:r w:rsidRPr="00C8348E">
        <w:rPr>
          <w:sz w:val="24"/>
          <w:szCs w:val="24"/>
        </w:rPr>
        <w:t>Abbreviations</w:t>
      </w:r>
      <w:proofErr w:type="spellEnd"/>
      <w:r w:rsidR="00454EF1">
        <w:rPr>
          <w:sz w:val="24"/>
          <w:szCs w:val="24"/>
        </w:rPr>
        <w:t>…………………………………………………</w:t>
      </w:r>
      <w:r w:rsidR="00AC5ADF">
        <w:rPr>
          <w:sz w:val="24"/>
          <w:szCs w:val="24"/>
        </w:rPr>
        <w:t>…….</w:t>
      </w:r>
      <w:ins w:id="31" w:author="M.Ali FIRAT" w:date="2023-08-09T11:26:00Z">
        <w:r w:rsidR="00E17D62">
          <w:rPr>
            <w:sz w:val="24"/>
            <w:szCs w:val="24"/>
          </w:rPr>
          <w:t>.</w:t>
        </w:r>
      </w:ins>
      <w:ins w:id="32" w:author="M.Ali FIRAT" w:date="2023-08-09T09:27:00Z">
        <w:r w:rsidR="003A2226">
          <w:rPr>
            <w:sz w:val="24"/>
            <w:szCs w:val="24"/>
          </w:rPr>
          <w:t>5</w:t>
        </w:r>
      </w:ins>
      <w:del w:id="33" w:author="M.Ali FIRAT" w:date="2023-08-09T09:27:00Z">
        <w:r w:rsidR="00454EF1" w:rsidDel="003A2226">
          <w:rPr>
            <w:sz w:val="24"/>
            <w:szCs w:val="24"/>
          </w:rPr>
          <w:delText>4</w:delText>
        </w:r>
      </w:del>
    </w:p>
    <w:p w14:paraId="0B465022" w14:textId="64F3509D" w:rsidR="00C8348E" w:rsidRPr="00C8348E" w:rsidRDefault="00C8348E" w:rsidP="00C8348E">
      <w:pPr>
        <w:rPr>
          <w:sz w:val="32"/>
          <w:szCs w:val="32"/>
        </w:rPr>
      </w:pPr>
      <w:r w:rsidRPr="00C8348E">
        <w:rPr>
          <w:sz w:val="32"/>
          <w:szCs w:val="32"/>
        </w:rPr>
        <w:t xml:space="preserve">2.Functional </w:t>
      </w:r>
      <w:proofErr w:type="spellStart"/>
      <w:r w:rsidRPr="00C8348E">
        <w:rPr>
          <w:sz w:val="32"/>
          <w:szCs w:val="32"/>
        </w:rPr>
        <w:t>Requirements</w:t>
      </w:r>
      <w:proofErr w:type="spellEnd"/>
      <w:r w:rsidR="00454EF1">
        <w:rPr>
          <w:sz w:val="32"/>
          <w:szCs w:val="32"/>
        </w:rPr>
        <w:t>………………………………………………………</w:t>
      </w:r>
      <w:r w:rsidR="00AC5ADF">
        <w:rPr>
          <w:sz w:val="32"/>
          <w:szCs w:val="32"/>
        </w:rPr>
        <w:t>…</w:t>
      </w:r>
      <w:del w:id="34" w:author="M.Ali FIRAT" w:date="2023-08-09T11:26:00Z">
        <w:r w:rsidR="00AC5ADF" w:rsidDel="00E17D62">
          <w:rPr>
            <w:sz w:val="32"/>
            <w:szCs w:val="32"/>
          </w:rPr>
          <w:delText>..</w:delText>
        </w:r>
      </w:del>
      <w:ins w:id="35" w:author="M.Ali FIRAT" w:date="2023-08-09T11:26:00Z">
        <w:r w:rsidR="00E17D62">
          <w:rPr>
            <w:sz w:val="32"/>
            <w:szCs w:val="32"/>
          </w:rPr>
          <w:t>…</w:t>
        </w:r>
      </w:ins>
      <w:ins w:id="36" w:author="M.Ali FIRAT" w:date="2023-08-09T09:27:00Z">
        <w:r w:rsidR="003A2226">
          <w:rPr>
            <w:sz w:val="32"/>
            <w:szCs w:val="32"/>
          </w:rPr>
          <w:t>6</w:t>
        </w:r>
      </w:ins>
      <w:del w:id="37" w:author="M.Ali FIRAT" w:date="2023-08-09T09:27:00Z">
        <w:r w:rsidR="00454EF1" w:rsidDel="003A2226">
          <w:rPr>
            <w:sz w:val="32"/>
            <w:szCs w:val="32"/>
          </w:rPr>
          <w:delText>5</w:delText>
        </w:r>
      </w:del>
    </w:p>
    <w:p w14:paraId="2DF4615B" w14:textId="6B2C4741" w:rsidR="00C8348E" w:rsidRPr="00C8348E" w:rsidRDefault="00C8348E" w:rsidP="00C8348E">
      <w:pPr>
        <w:ind w:left="360"/>
        <w:rPr>
          <w:sz w:val="24"/>
          <w:szCs w:val="24"/>
        </w:rPr>
      </w:pPr>
      <w:r>
        <w:rPr>
          <w:sz w:val="36"/>
          <w:szCs w:val="36"/>
        </w:rPr>
        <w:tab/>
      </w:r>
      <w:r w:rsidRPr="00C8348E">
        <w:rPr>
          <w:sz w:val="24"/>
          <w:szCs w:val="24"/>
        </w:rPr>
        <w:t xml:space="preserve">2.1 </w:t>
      </w:r>
      <w:proofErr w:type="spellStart"/>
      <w:r w:rsidRPr="00C8348E">
        <w:rPr>
          <w:sz w:val="24"/>
          <w:szCs w:val="24"/>
        </w:rPr>
        <w:t>Android</w:t>
      </w:r>
      <w:proofErr w:type="spellEnd"/>
      <w:r w:rsidRPr="00C8348E">
        <w:rPr>
          <w:sz w:val="24"/>
          <w:szCs w:val="24"/>
        </w:rPr>
        <w:t>/IOS</w:t>
      </w:r>
      <w:r>
        <w:rPr>
          <w:sz w:val="24"/>
          <w:szCs w:val="24"/>
        </w:rPr>
        <w:t>…………………………………………………………………………………………………</w:t>
      </w:r>
      <w:r w:rsidR="00AC5ADF">
        <w:rPr>
          <w:sz w:val="24"/>
          <w:szCs w:val="24"/>
        </w:rPr>
        <w:t>…</w:t>
      </w:r>
      <w:ins w:id="38" w:author="M.Ali FIRAT" w:date="2023-08-09T11:26:00Z">
        <w:r w:rsidR="00E17D62">
          <w:rPr>
            <w:sz w:val="24"/>
            <w:szCs w:val="24"/>
          </w:rPr>
          <w:t>.</w:t>
        </w:r>
      </w:ins>
      <w:ins w:id="39" w:author="M.Ali FIRAT" w:date="2023-08-09T09:28:00Z">
        <w:r w:rsidR="003A2226">
          <w:rPr>
            <w:sz w:val="24"/>
            <w:szCs w:val="24"/>
          </w:rPr>
          <w:t>6</w:t>
        </w:r>
      </w:ins>
      <w:del w:id="40" w:author="M.Ali FIRAT" w:date="2023-08-09T09:28:00Z">
        <w:r w:rsidR="00454EF1" w:rsidDel="003A2226">
          <w:rPr>
            <w:sz w:val="24"/>
            <w:szCs w:val="24"/>
          </w:rPr>
          <w:delText>5</w:delText>
        </w:r>
      </w:del>
    </w:p>
    <w:p w14:paraId="595ADACD" w14:textId="65578F96" w:rsidR="00C8348E" w:rsidRPr="00C8348E" w:rsidRDefault="00C8348E" w:rsidP="00C8348E">
      <w:pPr>
        <w:ind w:left="360"/>
        <w:rPr>
          <w:sz w:val="24"/>
          <w:szCs w:val="24"/>
        </w:rPr>
      </w:pPr>
      <w:r w:rsidRPr="00C8348E">
        <w:rPr>
          <w:sz w:val="24"/>
          <w:szCs w:val="24"/>
        </w:rPr>
        <w:tab/>
        <w:t>2.2 Web</w:t>
      </w:r>
      <w:r>
        <w:rPr>
          <w:sz w:val="24"/>
          <w:szCs w:val="24"/>
        </w:rPr>
        <w:t>………………………………………………………………………………………………………………</w:t>
      </w:r>
      <w:del w:id="41" w:author="M.Ali FIRAT" w:date="2023-08-09T11:26:00Z">
        <w:r w:rsidR="00AC5ADF" w:rsidDel="00E17D62">
          <w:rPr>
            <w:sz w:val="24"/>
            <w:szCs w:val="24"/>
          </w:rPr>
          <w:delText>.</w:delText>
        </w:r>
      </w:del>
      <w:ins w:id="42" w:author="M.Ali FIRAT" w:date="2023-08-09T11:26:00Z">
        <w:r w:rsidR="00E17D62">
          <w:rPr>
            <w:sz w:val="24"/>
            <w:szCs w:val="24"/>
          </w:rPr>
          <w:t>…</w:t>
        </w:r>
      </w:ins>
      <w:del w:id="43" w:author="M.Ali FIRAT" w:date="2023-08-09T09:28:00Z">
        <w:r w:rsidR="00AC5ADF" w:rsidDel="003A2226">
          <w:rPr>
            <w:sz w:val="24"/>
            <w:szCs w:val="24"/>
          </w:rPr>
          <w:delText>.</w:delText>
        </w:r>
      </w:del>
      <w:ins w:id="44" w:author="M.Ali FIRAT" w:date="2023-08-09T11:25:00Z">
        <w:r w:rsidR="00E17D62">
          <w:rPr>
            <w:sz w:val="24"/>
            <w:szCs w:val="24"/>
          </w:rPr>
          <w:t>7</w:t>
        </w:r>
      </w:ins>
      <w:del w:id="45" w:author="M.Ali FIRAT" w:date="2023-08-09T09:28:00Z">
        <w:r w:rsidR="00454EF1" w:rsidDel="003A2226">
          <w:rPr>
            <w:sz w:val="24"/>
            <w:szCs w:val="24"/>
          </w:rPr>
          <w:delText>5</w:delText>
        </w:r>
      </w:del>
    </w:p>
    <w:p w14:paraId="00BD115B" w14:textId="47BB890A" w:rsidR="00C8348E" w:rsidRPr="00C8348E" w:rsidRDefault="00C8348E" w:rsidP="00C8348E">
      <w:pPr>
        <w:ind w:left="360"/>
        <w:rPr>
          <w:sz w:val="24"/>
          <w:szCs w:val="24"/>
        </w:rPr>
      </w:pPr>
      <w:r w:rsidRPr="00C8348E">
        <w:rPr>
          <w:sz w:val="24"/>
          <w:szCs w:val="24"/>
        </w:rPr>
        <w:tab/>
        <w:t>2.3 SMS Channel</w:t>
      </w:r>
      <w:r>
        <w:rPr>
          <w:sz w:val="24"/>
          <w:szCs w:val="24"/>
        </w:rPr>
        <w:t>…………………………………………………………………………………………………</w:t>
      </w:r>
      <w:del w:id="46" w:author="M.Ali FIRAT" w:date="2023-08-09T11:26:00Z">
        <w:r w:rsidR="00AC5ADF" w:rsidDel="00E17D62">
          <w:rPr>
            <w:sz w:val="24"/>
            <w:szCs w:val="24"/>
          </w:rPr>
          <w:delText>..</w:delText>
        </w:r>
      </w:del>
      <w:ins w:id="47" w:author="M.Ali FIRAT" w:date="2023-08-09T11:26:00Z">
        <w:r w:rsidR="00E17D62">
          <w:rPr>
            <w:sz w:val="24"/>
            <w:szCs w:val="24"/>
          </w:rPr>
          <w:t>…</w:t>
        </w:r>
      </w:ins>
      <w:ins w:id="48" w:author="M.Ali FIRAT" w:date="2023-08-09T09:28:00Z">
        <w:r w:rsidR="003A2226">
          <w:rPr>
            <w:sz w:val="24"/>
            <w:szCs w:val="24"/>
          </w:rPr>
          <w:t>7</w:t>
        </w:r>
      </w:ins>
      <w:del w:id="49" w:author="M.Ali FIRAT" w:date="2023-08-09T09:28:00Z">
        <w:r w:rsidR="001B352A" w:rsidDel="003A2226">
          <w:rPr>
            <w:sz w:val="24"/>
            <w:szCs w:val="24"/>
          </w:rPr>
          <w:delText>6</w:delText>
        </w:r>
      </w:del>
    </w:p>
    <w:p w14:paraId="7DC8C673" w14:textId="1CA2DD11" w:rsidR="00C8348E" w:rsidRPr="00C8348E" w:rsidRDefault="00C8348E" w:rsidP="00C8348E">
      <w:pPr>
        <w:ind w:left="360"/>
        <w:rPr>
          <w:sz w:val="24"/>
          <w:szCs w:val="24"/>
        </w:rPr>
      </w:pPr>
      <w:r w:rsidRPr="00C8348E">
        <w:rPr>
          <w:sz w:val="24"/>
          <w:szCs w:val="24"/>
        </w:rPr>
        <w:tab/>
        <w:t>2.4 IVR(Phone Call)</w:t>
      </w:r>
      <w:r>
        <w:rPr>
          <w:sz w:val="24"/>
          <w:szCs w:val="24"/>
        </w:rPr>
        <w:t>……………………………………………………………………………………………</w:t>
      </w:r>
      <w:r w:rsidR="00AC5ADF">
        <w:rPr>
          <w:sz w:val="24"/>
          <w:szCs w:val="24"/>
        </w:rPr>
        <w:t>….</w:t>
      </w:r>
      <w:ins w:id="50" w:author="M.Ali FIRAT" w:date="2023-08-09T11:26:00Z">
        <w:r w:rsidR="00E17D62">
          <w:rPr>
            <w:sz w:val="24"/>
            <w:szCs w:val="24"/>
          </w:rPr>
          <w:t>.</w:t>
        </w:r>
      </w:ins>
      <w:ins w:id="51" w:author="M.Ali FIRAT" w:date="2023-08-09T09:28:00Z">
        <w:r w:rsidR="003A2226">
          <w:rPr>
            <w:sz w:val="24"/>
            <w:szCs w:val="24"/>
          </w:rPr>
          <w:t>7</w:t>
        </w:r>
      </w:ins>
      <w:del w:id="52" w:author="M.Ali FIRAT" w:date="2023-08-09T09:28:00Z">
        <w:r w:rsidR="00454EF1" w:rsidDel="003A2226">
          <w:rPr>
            <w:sz w:val="24"/>
            <w:szCs w:val="24"/>
          </w:rPr>
          <w:delText>6</w:delText>
        </w:r>
      </w:del>
    </w:p>
    <w:p w14:paraId="60C31BBD" w14:textId="6061A279" w:rsidR="00C8348E" w:rsidRPr="00C8348E" w:rsidRDefault="00C8348E" w:rsidP="00AC5ADF">
      <w:pPr>
        <w:ind w:left="360" w:firstLine="348"/>
        <w:rPr>
          <w:sz w:val="24"/>
          <w:szCs w:val="24"/>
        </w:rPr>
      </w:pPr>
      <w:r w:rsidRPr="00C8348E">
        <w:rPr>
          <w:sz w:val="24"/>
          <w:szCs w:val="24"/>
        </w:rPr>
        <w:t>2.5 MW</w:t>
      </w:r>
      <w:r>
        <w:rPr>
          <w:sz w:val="24"/>
          <w:szCs w:val="24"/>
        </w:rPr>
        <w:t>………………………………………………………………………………………………………………</w:t>
      </w:r>
      <w:r w:rsidR="00AC5ADF">
        <w:rPr>
          <w:sz w:val="24"/>
          <w:szCs w:val="24"/>
        </w:rPr>
        <w:t>…</w:t>
      </w:r>
      <w:ins w:id="53" w:author="M.Ali FIRAT" w:date="2023-08-09T11:26:00Z">
        <w:r w:rsidR="00E17D62">
          <w:rPr>
            <w:sz w:val="24"/>
            <w:szCs w:val="24"/>
          </w:rPr>
          <w:t>.</w:t>
        </w:r>
      </w:ins>
      <w:ins w:id="54" w:author="M.Ali FIRAT" w:date="2023-08-09T09:28:00Z">
        <w:r w:rsidR="003A2226">
          <w:rPr>
            <w:sz w:val="24"/>
            <w:szCs w:val="24"/>
          </w:rPr>
          <w:t>7</w:t>
        </w:r>
      </w:ins>
      <w:del w:id="55" w:author="M.Ali FIRAT" w:date="2023-08-09T09:28:00Z">
        <w:r w:rsidR="00454EF1" w:rsidDel="003A2226">
          <w:rPr>
            <w:sz w:val="24"/>
            <w:szCs w:val="24"/>
          </w:rPr>
          <w:delText>6</w:delText>
        </w:r>
      </w:del>
    </w:p>
    <w:p w14:paraId="227583EA" w14:textId="3379BD58" w:rsidR="00C8348E" w:rsidRPr="00C8348E" w:rsidRDefault="00C8348E" w:rsidP="00C8348E">
      <w:pPr>
        <w:ind w:left="360" w:firstLine="348"/>
        <w:rPr>
          <w:sz w:val="24"/>
          <w:szCs w:val="24"/>
        </w:rPr>
      </w:pPr>
      <w:r w:rsidRPr="00C8348E">
        <w:rPr>
          <w:sz w:val="24"/>
          <w:szCs w:val="24"/>
        </w:rPr>
        <w:t>2.</w:t>
      </w:r>
      <w:r w:rsidR="001B352A">
        <w:rPr>
          <w:sz w:val="24"/>
          <w:szCs w:val="24"/>
        </w:rPr>
        <w:t>6</w:t>
      </w:r>
      <w:r w:rsidRPr="00C8348E">
        <w:rPr>
          <w:sz w:val="24"/>
          <w:szCs w:val="24"/>
        </w:rPr>
        <w:t xml:space="preserve"> KAFKA</w:t>
      </w:r>
      <w:r>
        <w:rPr>
          <w:sz w:val="24"/>
          <w:szCs w:val="24"/>
        </w:rPr>
        <w:t>……………………………………………………………………………………………………………</w:t>
      </w:r>
      <w:del w:id="56" w:author="M.Ali FIRAT" w:date="2023-08-09T11:26:00Z">
        <w:r w:rsidDel="00E17D62">
          <w:rPr>
            <w:sz w:val="24"/>
            <w:szCs w:val="24"/>
          </w:rPr>
          <w:delText>..</w:delText>
        </w:r>
      </w:del>
      <w:ins w:id="57" w:author="M.Ali FIRAT" w:date="2023-08-09T11:26:00Z">
        <w:r w:rsidR="00E17D62">
          <w:rPr>
            <w:sz w:val="24"/>
            <w:szCs w:val="24"/>
          </w:rPr>
          <w:t>…8</w:t>
        </w:r>
      </w:ins>
      <w:del w:id="58" w:author="M.Ali FIRAT" w:date="2023-08-09T09:28:00Z">
        <w:r w:rsidR="00454EF1" w:rsidDel="003A2226">
          <w:rPr>
            <w:sz w:val="24"/>
            <w:szCs w:val="24"/>
          </w:rPr>
          <w:delText>6</w:delText>
        </w:r>
      </w:del>
    </w:p>
    <w:p w14:paraId="4A739C23" w14:textId="45C390ED" w:rsidR="00C8348E" w:rsidRPr="00C8348E" w:rsidRDefault="00C8348E" w:rsidP="00C8348E">
      <w:pPr>
        <w:ind w:left="360" w:firstLine="348"/>
        <w:rPr>
          <w:sz w:val="24"/>
          <w:szCs w:val="24"/>
        </w:rPr>
      </w:pPr>
      <w:r w:rsidRPr="00C8348E">
        <w:rPr>
          <w:sz w:val="24"/>
          <w:szCs w:val="24"/>
        </w:rPr>
        <w:t>2.</w:t>
      </w:r>
      <w:r w:rsidR="001B352A">
        <w:rPr>
          <w:sz w:val="24"/>
          <w:szCs w:val="24"/>
        </w:rPr>
        <w:t>7</w:t>
      </w:r>
      <w:r w:rsidRPr="00C8348E">
        <w:rPr>
          <w:sz w:val="24"/>
          <w:szCs w:val="24"/>
        </w:rPr>
        <w:t xml:space="preserve"> SF</w:t>
      </w:r>
      <w:r>
        <w:rPr>
          <w:sz w:val="24"/>
          <w:szCs w:val="24"/>
        </w:rPr>
        <w:t>……………………………………………………………………………………………………………………</w:t>
      </w:r>
      <w:r w:rsidR="00AC5ADF">
        <w:rPr>
          <w:sz w:val="24"/>
          <w:szCs w:val="24"/>
        </w:rPr>
        <w:t>.</w:t>
      </w:r>
      <w:ins w:id="59" w:author="M.Ali FIRAT" w:date="2023-08-09T11:26:00Z">
        <w:r w:rsidR="00E17D62">
          <w:rPr>
            <w:sz w:val="24"/>
            <w:szCs w:val="24"/>
          </w:rPr>
          <w:t>.</w:t>
        </w:r>
      </w:ins>
      <w:ins w:id="60" w:author="M.Ali FIRAT" w:date="2023-08-09T09:29:00Z">
        <w:r w:rsidR="003A2226">
          <w:rPr>
            <w:sz w:val="24"/>
            <w:szCs w:val="24"/>
          </w:rPr>
          <w:t>8</w:t>
        </w:r>
      </w:ins>
      <w:del w:id="61" w:author="M.Ali FIRAT" w:date="2023-08-09T09:28:00Z">
        <w:r w:rsidR="000D5342" w:rsidDel="003A2226">
          <w:rPr>
            <w:sz w:val="24"/>
            <w:szCs w:val="24"/>
          </w:rPr>
          <w:delText>7</w:delText>
        </w:r>
      </w:del>
    </w:p>
    <w:p w14:paraId="793E9497" w14:textId="75472782" w:rsidR="00C8348E" w:rsidRPr="00C8348E" w:rsidRDefault="00C8348E" w:rsidP="00C8348E">
      <w:pPr>
        <w:ind w:left="360" w:firstLine="348"/>
        <w:rPr>
          <w:sz w:val="24"/>
          <w:szCs w:val="24"/>
        </w:rPr>
      </w:pPr>
      <w:r w:rsidRPr="00C8348E">
        <w:rPr>
          <w:sz w:val="24"/>
          <w:szCs w:val="24"/>
        </w:rPr>
        <w:t>2.</w:t>
      </w:r>
      <w:r w:rsidR="001B352A">
        <w:rPr>
          <w:sz w:val="24"/>
          <w:szCs w:val="24"/>
        </w:rPr>
        <w:t>8</w:t>
      </w:r>
      <w:r w:rsidRPr="00C8348E">
        <w:rPr>
          <w:sz w:val="24"/>
          <w:szCs w:val="24"/>
        </w:rPr>
        <w:t xml:space="preserve"> ORACLE</w:t>
      </w:r>
      <w:r>
        <w:rPr>
          <w:sz w:val="24"/>
          <w:szCs w:val="24"/>
        </w:rPr>
        <w:t>…………………………………………………………………………………………………………</w:t>
      </w:r>
      <w:r w:rsidR="00AC5ADF">
        <w:rPr>
          <w:sz w:val="24"/>
          <w:szCs w:val="24"/>
        </w:rPr>
        <w:t>…</w:t>
      </w:r>
      <w:ins w:id="62" w:author="M.Ali FIRAT" w:date="2023-08-09T11:26:00Z">
        <w:r w:rsidR="00E17D62">
          <w:rPr>
            <w:sz w:val="24"/>
            <w:szCs w:val="24"/>
          </w:rPr>
          <w:t>.</w:t>
        </w:r>
      </w:ins>
      <w:ins w:id="63" w:author="M.Ali FIRAT" w:date="2023-08-09T09:29:00Z">
        <w:r w:rsidR="003A2226">
          <w:rPr>
            <w:sz w:val="24"/>
            <w:szCs w:val="24"/>
          </w:rPr>
          <w:t>8</w:t>
        </w:r>
      </w:ins>
      <w:del w:id="64" w:author="M.Ali FIRAT" w:date="2023-08-09T09:28:00Z">
        <w:r w:rsidR="000D5342" w:rsidDel="003A2226">
          <w:rPr>
            <w:sz w:val="24"/>
            <w:szCs w:val="24"/>
          </w:rPr>
          <w:delText>7</w:delText>
        </w:r>
      </w:del>
    </w:p>
    <w:p w14:paraId="410B233F" w14:textId="43DC4B72" w:rsidR="00C8348E" w:rsidRPr="00C8348E" w:rsidRDefault="00C8348E" w:rsidP="00C8348E">
      <w:pPr>
        <w:ind w:left="360" w:firstLine="348"/>
        <w:rPr>
          <w:sz w:val="24"/>
          <w:szCs w:val="24"/>
        </w:rPr>
      </w:pPr>
      <w:r w:rsidRPr="00C8348E">
        <w:rPr>
          <w:sz w:val="24"/>
          <w:szCs w:val="24"/>
        </w:rPr>
        <w:t>2.</w:t>
      </w:r>
      <w:r w:rsidR="001B352A">
        <w:rPr>
          <w:sz w:val="24"/>
          <w:szCs w:val="24"/>
        </w:rPr>
        <w:t>9</w:t>
      </w:r>
      <w:r w:rsidRPr="00C8348E">
        <w:rPr>
          <w:sz w:val="24"/>
          <w:szCs w:val="24"/>
        </w:rPr>
        <w:t xml:space="preserve"> OCS</w:t>
      </w:r>
      <w:r>
        <w:rPr>
          <w:sz w:val="24"/>
          <w:szCs w:val="24"/>
        </w:rPr>
        <w:t>………………………………………………………………………………………………………………</w:t>
      </w:r>
      <w:r w:rsidR="00AC5ADF">
        <w:rPr>
          <w:sz w:val="24"/>
          <w:szCs w:val="24"/>
        </w:rPr>
        <w:t>….</w:t>
      </w:r>
      <w:ins w:id="65" w:author="M.Ali FIRAT" w:date="2023-08-09T11:26:00Z">
        <w:r w:rsidR="00E17D62">
          <w:rPr>
            <w:sz w:val="24"/>
            <w:szCs w:val="24"/>
          </w:rPr>
          <w:t>.</w:t>
        </w:r>
      </w:ins>
      <w:ins w:id="66" w:author="M.Ali FIRAT" w:date="2023-08-09T09:29:00Z">
        <w:r w:rsidR="003A2226">
          <w:rPr>
            <w:sz w:val="24"/>
            <w:szCs w:val="24"/>
          </w:rPr>
          <w:t>8</w:t>
        </w:r>
      </w:ins>
      <w:del w:id="67" w:author="M.Ali FIRAT" w:date="2023-08-09T09:28:00Z">
        <w:r w:rsidR="00A022DF" w:rsidDel="003A2226">
          <w:rPr>
            <w:sz w:val="24"/>
            <w:szCs w:val="24"/>
          </w:rPr>
          <w:delText>7</w:delText>
        </w:r>
      </w:del>
    </w:p>
    <w:p w14:paraId="260B5F17" w14:textId="59F26A13" w:rsidR="00C8348E" w:rsidRDefault="00C8348E" w:rsidP="00C8348E">
      <w:pPr>
        <w:ind w:left="360" w:firstLine="348"/>
        <w:rPr>
          <w:sz w:val="24"/>
          <w:szCs w:val="24"/>
        </w:rPr>
      </w:pPr>
      <w:r w:rsidRPr="00C8348E">
        <w:rPr>
          <w:sz w:val="24"/>
          <w:szCs w:val="24"/>
        </w:rPr>
        <w:t>2.1</w:t>
      </w:r>
      <w:r w:rsidR="001B352A">
        <w:rPr>
          <w:sz w:val="24"/>
          <w:szCs w:val="24"/>
        </w:rPr>
        <w:t>0</w:t>
      </w:r>
      <w:r w:rsidRPr="00C8348E">
        <w:rPr>
          <w:sz w:val="24"/>
          <w:szCs w:val="24"/>
        </w:rPr>
        <w:t xml:space="preserve"> </w:t>
      </w:r>
      <w:proofErr w:type="spellStart"/>
      <w:r w:rsidRPr="00C8348E">
        <w:rPr>
          <w:sz w:val="24"/>
          <w:szCs w:val="24"/>
        </w:rPr>
        <w:t>V</w:t>
      </w:r>
      <w:r w:rsidR="000D5342">
        <w:rPr>
          <w:sz w:val="24"/>
          <w:szCs w:val="24"/>
        </w:rPr>
        <w:t>olt</w:t>
      </w:r>
      <w:r w:rsidRPr="00C8348E">
        <w:rPr>
          <w:sz w:val="24"/>
          <w:szCs w:val="24"/>
        </w:rPr>
        <w:t>DB</w:t>
      </w:r>
      <w:proofErr w:type="spellEnd"/>
      <w:r>
        <w:rPr>
          <w:sz w:val="24"/>
          <w:szCs w:val="24"/>
        </w:rPr>
        <w:t>…………………………………………………………………………………………………………</w:t>
      </w:r>
      <w:r w:rsidR="00AC5ADF">
        <w:rPr>
          <w:sz w:val="24"/>
          <w:szCs w:val="24"/>
        </w:rPr>
        <w:t>.</w:t>
      </w:r>
      <w:r w:rsidR="000D5342">
        <w:rPr>
          <w:sz w:val="24"/>
          <w:szCs w:val="24"/>
        </w:rPr>
        <w:t>..</w:t>
      </w:r>
      <w:ins w:id="68" w:author="M.Ali FIRAT" w:date="2023-08-09T11:26:00Z">
        <w:r w:rsidR="00E17D62">
          <w:rPr>
            <w:sz w:val="24"/>
            <w:szCs w:val="24"/>
          </w:rPr>
          <w:t>.</w:t>
        </w:r>
      </w:ins>
      <w:ins w:id="69" w:author="M.Ali FIRAT" w:date="2023-08-09T09:29:00Z">
        <w:r w:rsidR="003A2226">
          <w:rPr>
            <w:sz w:val="24"/>
            <w:szCs w:val="24"/>
          </w:rPr>
          <w:t>8</w:t>
        </w:r>
      </w:ins>
      <w:del w:id="70" w:author="M.Ali FIRAT" w:date="2023-08-09T09:28:00Z">
        <w:r w:rsidR="00454EF1" w:rsidDel="003A2226">
          <w:rPr>
            <w:sz w:val="24"/>
            <w:szCs w:val="24"/>
          </w:rPr>
          <w:delText>7</w:delText>
        </w:r>
      </w:del>
    </w:p>
    <w:p w14:paraId="61246884" w14:textId="2F729607" w:rsidR="00577479" w:rsidRDefault="00577479" w:rsidP="00C8348E">
      <w:pPr>
        <w:ind w:left="360" w:firstLine="348"/>
        <w:rPr>
          <w:sz w:val="24"/>
          <w:szCs w:val="24"/>
        </w:rPr>
      </w:pPr>
      <w:r>
        <w:rPr>
          <w:sz w:val="24"/>
          <w:szCs w:val="24"/>
        </w:rPr>
        <w:t>2.11</w:t>
      </w:r>
      <w:r w:rsidR="000D5342">
        <w:rPr>
          <w:sz w:val="24"/>
          <w:szCs w:val="24"/>
        </w:rPr>
        <w:t xml:space="preserve"> DGW………………………………………………………………………………………………………………</w:t>
      </w:r>
      <w:ins w:id="71" w:author="M.Ali FIRAT" w:date="2023-08-09T11:26:00Z">
        <w:r w:rsidR="00E17D62">
          <w:rPr>
            <w:sz w:val="24"/>
            <w:szCs w:val="24"/>
          </w:rPr>
          <w:t>.</w:t>
        </w:r>
      </w:ins>
      <w:ins w:id="72" w:author="M.Ali FIRAT" w:date="2023-08-09T09:29:00Z">
        <w:r w:rsidR="003A2226">
          <w:rPr>
            <w:sz w:val="24"/>
            <w:szCs w:val="24"/>
          </w:rPr>
          <w:t>8</w:t>
        </w:r>
      </w:ins>
      <w:del w:id="73" w:author="M.Ali FIRAT" w:date="2023-08-09T09:28:00Z">
        <w:r w:rsidR="000D5342" w:rsidDel="003A2226">
          <w:rPr>
            <w:sz w:val="24"/>
            <w:szCs w:val="24"/>
          </w:rPr>
          <w:delText>7</w:delText>
        </w:r>
      </w:del>
    </w:p>
    <w:p w14:paraId="40999EE3" w14:textId="3851A6A3" w:rsidR="004B5777" w:rsidRPr="00C8348E" w:rsidRDefault="004B5777" w:rsidP="00C8348E">
      <w:pPr>
        <w:ind w:left="360" w:firstLine="348"/>
        <w:rPr>
          <w:sz w:val="24"/>
          <w:szCs w:val="24"/>
        </w:rPr>
      </w:pPr>
      <w:r>
        <w:rPr>
          <w:sz w:val="24"/>
          <w:szCs w:val="24"/>
        </w:rPr>
        <w:t>2.1</w:t>
      </w:r>
      <w:r w:rsidR="00577479">
        <w:rPr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Hazelcast</w:t>
      </w:r>
      <w:proofErr w:type="spellEnd"/>
      <w:r>
        <w:rPr>
          <w:sz w:val="24"/>
          <w:szCs w:val="24"/>
        </w:rPr>
        <w:t>………………………………………………………………………………………………………</w:t>
      </w:r>
      <w:del w:id="74" w:author="M.Ali FIRAT" w:date="2023-08-09T11:26:00Z">
        <w:r w:rsidR="008C3BE2" w:rsidDel="00E17D62">
          <w:rPr>
            <w:sz w:val="24"/>
            <w:szCs w:val="24"/>
          </w:rPr>
          <w:delText>..</w:delText>
        </w:r>
      </w:del>
      <w:ins w:id="75" w:author="M.Ali FIRAT" w:date="2023-08-09T11:26:00Z">
        <w:r w:rsidR="00E17D62">
          <w:rPr>
            <w:sz w:val="24"/>
            <w:szCs w:val="24"/>
          </w:rPr>
          <w:t>…</w:t>
        </w:r>
      </w:ins>
      <w:ins w:id="76" w:author="M.Ali FIRAT" w:date="2023-08-09T09:29:00Z">
        <w:r w:rsidR="003A2226">
          <w:rPr>
            <w:sz w:val="24"/>
            <w:szCs w:val="24"/>
          </w:rPr>
          <w:t>8</w:t>
        </w:r>
      </w:ins>
      <w:del w:id="77" w:author="M.Ali FIRAT" w:date="2023-08-09T09:28:00Z">
        <w:r w:rsidDel="003A2226">
          <w:rPr>
            <w:sz w:val="24"/>
            <w:szCs w:val="24"/>
          </w:rPr>
          <w:delText>7</w:delText>
        </w:r>
      </w:del>
    </w:p>
    <w:p w14:paraId="40760979" w14:textId="1EF39DD5" w:rsidR="00C8348E" w:rsidRPr="00C8348E" w:rsidRDefault="00C8348E" w:rsidP="00C8348E">
      <w:pPr>
        <w:ind w:left="360" w:firstLine="348"/>
        <w:rPr>
          <w:sz w:val="24"/>
          <w:szCs w:val="24"/>
        </w:rPr>
      </w:pPr>
      <w:r w:rsidRPr="00C8348E">
        <w:rPr>
          <w:sz w:val="24"/>
          <w:szCs w:val="24"/>
        </w:rPr>
        <w:t>2.1</w:t>
      </w:r>
      <w:r w:rsidR="00577479">
        <w:rPr>
          <w:sz w:val="24"/>
          <w:szCs w:val="24"/>
        </w:rPr>
        <w:t>3</w:t>
      </w:r>
      <w:r w:rsidRPr="00C8348E">
        <w:rPr>
          <w:sz w:val="24"/>
          <w:szCs w:val="24"/>
        </w:rPr>
        <w:t xml:space="preserve"> TEST 1</w:t>
      </w:r>
      <w:r>
        <w:rPr>
          <w:sz w:val="24"/>
          <w:szCs w:val="24"/>
        </w:rPr>
        <w:t>……………………………………………………………………………………………………………</w:t>
      </w:r>
      <w:r w:rsidR="00AC5ADF">
        <w:rPr>
          <w:sz w:val="24"/>
          <w:szCs w:val="24"/>
        </w:rPr>
        <w:t>.</w:t>
      </w:r>
      <w:ins w:id="78" w:author="M.Ali FIRAT" w:date="2023-08-09T11:26:00Z">
        <w:r w:rsidR="00E17D62">
          <w:rPr>
            <w:sz w:val="24"/>
            <w:szCs w:val="24"/>
          </w:rPr>
          <w:t>.9</w:t>
        </w:r>
      </w:ins>
      <w:del w:id="79" w:author="M.Ali FIRAT" w:date="2023-08-09T09:28:00Z">
        <w:r w:rsidR="00454EF1" w:rsidDel="003A2226">
          <w:rPr>
            <w:sz w:val="24"/>
            <w:szCs w:val="24"/>
          </w:rPr>
          <w:delText>7</w:delText>
        </w:r>
      </w:del>
    </w:p>
    <w:p w14:paraId="328FD68A" w14:textId="2C69BEC8" w:rsidR="00C8348E" w:rsidRPr="00C8348E" w:rsidRDefault="00C8348E" w:rsidP="00C8348E">
      <w:pPr>
        <w:ind w:left="360" w:firstLine="348"/>
        <w:rPr>
          <w:sz w:val="24"/>
          <w:szCs w:val="24"/>
        </w:rPr>
      </w:pPr>
      <w:r w:rsidRPr="00C8348E">
        <w:rPr>
          <w:sz w:val="24"/>
          <w:szCs w:val="24"/>
        </w:rPr>
        <w:t>2.1</w:t>
      </w:r>
      <w:r w:rsidR="00577479">
        <w:rPr>
          <w:sz w:val="24"/>
          <w:szCs w:val="24"/>
        </w:rPr>
        <w:t>4</w:t>
      </w:r>
      <w:r w:rsidRPr="00C8348E">
        <w:rPr>
          <w:sz w:val="24"/>
          <w:szCs w:val="24"/>
        </w:rPr>
        <w:t xml:space="preserve"> TEST 2</w:t>
      </w:r>
      <w:r>
        <w:rPr>
          <w:sz w:val="24"/>
          <w:szCs w:val="24"/>
        </w:rPr>
        <w:t>…………………………………………………………………………………………………………….</w:t>
      </w:r>
      <w:r w:rsidR="00AC5ADF">
        <w:rPr>
          <w:sz w:val="24"/>
          <w:szCs w:val="24"/>
        </w:rPr>
        <w:t>.</w:t>
      </w:r>
      <w:ins w:id="80" w:author="M.Ali FIRAT" w:date="2023-08-09T09:29:00Z">
        <w:r w:rsidR="003A2226">
          <w:rPr>
            <w:sz w:val="24"/>
            <w:szCs w:val="24"/>
          </w:rPr>
          <w:t>9</w:t>
        </w:r>
      </w:ins>
      <w:del w:id="81" w:author="M.Ali FIRAT" w:date="2023-08-09T09:28:00Z">
        <w:r w:rsidR="00A022DF" w:rsidDel="003A2226">
          <w:rPr>
            <w:sz w:val="24"/>
            <w:szCs w:val="24"/>
          </w:rPr>
          <w:delText>8</w:delText>
        </w:r>
      </w:del>
    </w:p>
    <w:p w14:paraId="2BFB21F7" w14:textId="6FC8CE3A" w:rsidR="00C8348E" w:rsidRPr="00C8348E" w:rsidRDefault="00C8348E" w:rsidP="00C8348E">
      <w:pPr>
        <w:ind w:left="360" w:firstLine="348"/>
        <w:rPr>
          <w:sz w:val="24"/>
          <w:szCs w:val="24"/>
        </w:rPr>
      </w:pPr>
      <w:r w:rsidRPr="00C8348E">
        <w:rPr>
          <w:sz w:val="24"/>
          <w:szCs w:val="24"/>
        </w:rPr>
        <w:t>2.1</w:t>
      </w:r>
      <w:r w:rsidR="00577479">
        <w:rPr>
          <w:sz w:val="24"/>
          <w:szCs w:val="24"/>
        </w:rPr>
        <w:t>5</w:t>
      </w:r>
      <w:r w:rsidRPr="00C8348E">
        <w:rPr>
          <w:sz w:val="24"/>
          <w:szCs w:val="24"/>
        </w:rPr>
        <w:t xml:space="preserve"> TEST 3</w:t>
      </w:r>
      <w:r>
        <w:rPr>
          <w:sz w:val="24"/>
          <w:szCs w:val="24"/>
        </w:rPr>
        <w:t>…………………………………………………………………………………………………………….</w:t>
      </w:r>
      <w:r w:rsidR="00AC5ADF">
        <w:rPr>
          <w:sz w:val="24"/>
          <w:szCs w:val="24"/>
        </w:rPr>
        <w:t>.</w:t>
      </w:r>
      <w:ins w:id="82" w:author="M.Ali FIRAT" w:date="2023-08-09T09:29:00Z">
        <w:r w:rsidR="003A2226">
          <w:rPr>
            <w:sz w:val="24"/>
            <w:szCs w:val="24"/>
          </w:rPr>
          <w:t>9</w:t>
        </w:r>
      </w:ins>
      <w:del w:id="83" w:author="M.Ali FIRAT" w:date="2023-08-09T09:28:00Z">
        <w:r w:rsidR="00A022DF" w:rsidDel="003A2226">
          <w:rPr>
            <w:sz w:val="24"/>
            <w:szCs w:val="24"/>
          </w:rPr>
          <w:delText>8</w:delText>
        </w:r>
      </w:del>
    </w:p>
    <w:p w14:paraId="3AFA07C7" w14:textId="606EA0A4" w:rsidR="00C8348E" w:rsidRPr="00C8348E" w:rsidRDefault="00C8348E" w:rsidP="00C8348E">
      <w:pPr>
        <w:rPr>
          <w:sz w:val="32"/>
          <w:szCs w:val="32"/>
        </w:rPr>
      </w:pPr>
      <w:r w:rsidRPr="00C8348E">
        <w:rPr>
          <w:sz w:val="32"/>
          <w:szCs w:val="32"/>
        </w:rPr>
        <w:t xml:space="preserve">3. Solution </w:t>
      </w:r>
      <w:proofErr w:type="spellStart"/>
      <w:r w:rsidRPr="00C8348E">
        <w:rPr>
          <w:sz w:val="32"/>
          <w:szCs w:val="32"/>
        </w:rPr>
        <w:t>Overview</w:t>
      </w:r>
      <w:proofErr w:type="spellEnd"/>
      <w:r>
        <w:rPr>
          <w:sz w:val="32"/>
          <w:szCs w:val="32"/>
        </w:rPr>
        <w:t>……………………………………………………………………….</w:t>
      </w:r>
      <w:ins w:id="84" w:author="M.Ali FIRAT" w:date="2023-08-09T09:29:00Z">
        <w:r w:rsidR="003A2226">
          <w:rPr>
            <w:sz w:val="32"/>
            <w:szCs w:val="32"/>
          </w:rPr>
          <w:t>10</w:t>
        </w:r>
      </w:ins>
      <w:del w:id="85" w:author="M.Ali FIRAT" w:date="2023-08-09T09:28:00Z">
        <w:r w:rsidR="00A022DF" w:rsidDel="003A2226">
          <w:rPr>
            <w:sz w:val="32"/>
            <w:szCs w:val="32"/>
          </w:rPr>
          <w:delText>9</w:delText>
        </w:r>
      </w:del>
    </w:p>
    <w:p w14:paraId="7B041C21" w14:textId="4BFB4FB8" w:rsidR="00C8348E" w:rsidRPr="00C8348E" w:rsidRDefault="00C8348E" w:rsidP="00C8348E">
      <w:pPr>
        <w:rPr>
          <w:sz w:val="24"/>
          <w:szCs w:val="24"/>
        </w:rPr>
      </w:pPr>
      <w:r>
        <w:rPr>
          <w:sz w:val="40"/>
          <w:szCs w:val="40"/>
        </w:rPr>
        <w:tab/>
      </w:r>
      <w:r w:rsidRPr="00C8348E">
        <w:rPr>
          <w:sz w:val="24"/>
          <w:szCs w:val="24"/>
        </w:rPr>
        <w:t>3.1</w:t>
      </w:r>
      <w:r>
        <w:rPr>
          <w:sz w:val="24"/>
          <w:szCs w:val="24"/>
        </w:rPr>
        <w:t xml:space="preserve"> Mobil Solution </w:t>
      </w:r>
      <w:proofErr w:type="spellStart"/>
      <w:r>
        <w:rPr>
          <w:sz w:val="24"/>
          <w:szCs w:val="24"/>
        </w:rPr>
        <w:t>Overview</w:t>
      </w:r>
      <w:proofErr w:type="spellEnd"/>
      <w:r>
        <w:rPr>
          <w:sz w:val="24"/>
          <w:szCs w:val="24"/>
        </w:rPr>
        <w:t>…………………………………………………………………………………</w:t>
      </w:r>
      <w:r w:rsidR="00AC5ADF">
        <w:rPr>
          <w:sz w:val="24"/>
          <w:szCs w:val="24"/>
        </w:rPr>
        <w:t>…</w:t>
      </w:r>
      <w:ins w:id="86" w:author="M.Ali FIRAT" w:date="2023-08-09T09:30:00Z">
        <w:r w:rsidR="003A2226">
          <w:rPr>
            <w:sz w:val="24"/>
            <w:szCs w:val="24"/>
          </w:rPr>
          <w:t>10</w:t>
        </w:r>
      </w:ins>
      <w:del w:id="87" w:author="M.Ali FIRAT" w:date="2023-08-09T09:28:00Z">
        <w:r w:rsidR="00A022DF" w:rsidDel="003A2226">
          <w:rPr>
            <w:sz w:val="24"/>
            <w:szCs w:val="24"/>
          </w:rPr>
          <w:delText>9</w:delText>
        </w:r>
      </w:del>
    </w:p>
    <w:p w14:paraId="22DF76AF" w14:textId="5CD0AB40" w:rsidR="00C8348E" w:rsidRDefault="00C8348E" w:rsidP="00C8348E">
      <w:pPr>
        <w:rPr>
          <w:sz w:val="24"/>
          <w:szCs w:val="24"/>
        </w:rPr>
      </w:pPr>
      <w:r w:rsidRPr="00C8348E">
        <w:rPr>
          <w:sz w:val="24"/>
          <w:szCs w:val="24"/>
        </w:rPr>
        <w:lastRenderedPageBreak/>
        <w:tab/>
        <w:t>3.2</w:t>
      </w:r>
      <w:r>
        <w:rPr>
          <w:sz w:val="24"/>
          <w:szCs w:val="24"/>
        </w:rPr>
        <w:t xml:space="preserve"> Web Solution </w:t>
      </w:r>
      <w:proofErr w:type="spellStart"/>
      <w:r>
        <w:rPr>
          <w:sz w:val="24"/>
          <w:szCs w:val="24"/>
        </w:rPr>
        <w:t>Overview</w:t>
      </w:r>
      <w:proofErr w:type="spellEnd"/>
      <w:r>
        <w:rPr>
          <w:sz w:val="24"/>
          <w:szCs w:val="24"/>
        </w:rPr>
        <w:t>…………………………………………………………………………………….</w:t>
      </w:r>
      <w:del w:id="88" w:author="M.Ali FIRAT" w:date="2023-08-09T09:28:00Z">
        <w:r w:rsidR="00A022DF" w:rsidDel="003A2226">
          <w:rPr>
            <w:sz w:val="24"/>
            <w:szCs w:val="24"/>
          </w:rPr>
          <w:delText>11</w:delText>
        </w:r>
      </w:del>
    </w:p>
    <w:p w14:paraId="4D61A62D" w14:textId="1CD85EDC" w:rsidR="00B11EB9" w:rsidRPr="00C8348E" w:rsidRDefault="00B11EB9" w:rsidP="00C8348E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3.3 Database Solution </w:t>
      </w:r>
      <w:proofErr w:type="spellStart"/>
      <w:r>
        <w:rPr>
          <w:sz w:val="24"/>
          <w:szCs w:val="24"/>
        </w:rPr>
        <w:t>Overview</w:t>
      </w:r>
      <w:proofErr w:type="spellEnd"/>
      <w:r>
        <w:rPr>
          <w:sz w:val="24"/>
          <w:szCs w:val="24"/>
        </w:rPr>
        <w:t>……………………………………………………………………………..</w:t>
      </w:r>
      <w:ins w:id="89" w:author="M.Ali FIRAT" w:date="2023-08-09T09:30:00Z">
        <w:r w:rsidR="003A2226">
          <w:rPr>
            <w:sz w:val="24"/>
            <w:szCs w:val="24"/>
          </w:rPr>
          <w:t>12</w:t>
        </w:r>
      </w:ins>
      <w:del w:id="90" w:author="M.Ali FIRAT" w:date="2023-08-09T09:28:00Z">
        <w:r w:rsidDel="003A2226">
          <w:rPr>
            <w:sz w:val="24"/>
            <w:szCs w:val="24"/>
          </w:rPr>
          <w:delText>1</w:delText>
        </w:r>
        <w:r w:rsidR="00A022DF" w:rsidDel="003A2226">
          <w:rPr>
            <w:sz w:val="24"/>
            <w:szCs w:val="24"/>
          </w:rPr>
          <w:delText>4</w:delText>
        </w:r>
      </w:del>
    </w:p>
    <w:p w14:paraId="5ABFF144" w14:textId="3B153902" w:rsidR="00C8348E" w:rsidRPr="00C8348E" w:rsidRDefault="00C8348E" w:rsidP="00C8348E">
      <w:pPr>
        <w:rPr>
          <w:sz w:val="24"/>
          <w:szCs w:val="24"/>
        </w:rPr>
      </w:pPr>
      <w:r w:rsidRPr="00C8348E">
        <w:rPr>
          <w:sz w:val="24"/>
          <w:szCs w:val="24"/>
        </w:rPr>
        <w:tab/>
        <w:t>3.</w:t>
      </w:r>
      <w:r w:rsidR="00B11EB9">
        <w:rPr>
          <w:sz w:val="24"/>
          <w:szCs w:val="24"/>
        </w:rPr>
        <w:t>4</w:t>
      </w:r>
      <w:r>
        <w:rPr>
          <w:sz w:val="24"/>
          <w:szCs w:val="24"/>
        </w:rPr>
        <w:t xml:space="preserve"> </w:t>
      </w:r>
      <w:r w:rsidRPr="00C8348E">
        <w:rPr>
          <w:sz w:val="24"/>
          <w:szCs w:val="24"/>
        </w:rPr>
        <w:t xml:space="preserve">High Level Design </w:t>
      </w:r>
      <w:proofErr w:type="spellStart"/>
      <w:r w:rsidRPr="00C8348E">
        <w:rPr>
          <w:sz w:val="24"/>
          <w:szCs w:val="24"/>
        </w:rPr>
        <w:t>Details</w:t>
      </w:r>
      <w:proofErr w:type="spellEnd"/>
      <w:r>
        <w:rPr>
          <w:sz w:val="24"/>
          <w:szCs w:val="24"/>
        </w:rPr>
        <w:t>…………………………………………………………………………………..</w:t>
      </w:r>
      <w:ins w:id="91" w:author="M.Ali FIRAT" w:date="2023-08-09T09:30:00Z">
        <w:r w:rsidR="003A2226">
          <w:rPr>
            <w:sz w:val="24"/>
            <w:szCs w:val="24"/>
          </w:rPr>
          <w:t>15</w:t>
        </w:r>
      </w:ins>
      <w:del w:id="92" w:author="M.Ali FIRAT" w:date="2023-08-09T09:28:00Z">
        <w:r w:rsidR="00454EF1" w:rsidDel="003A2226">
          <w:rPr>
            <w:sz w:val="24"/>
            <w:szCs w:val="24"/>
          </w:rPr>
          <w:delText>1</w:delText>
        </w:r>
        <w:r w:rsidR="00A022DF" w:rsidDel="003A2226">
          <w:rPr>
            <w:sz w:val="24"/>
            <w:szCs w:val="24"/>
          </w:rPr>
          <w:delText>4</w:delText>
        </w:r>
      </w:del>
    </w:p>
    <w:p w14:paraId="45CC8C96" w14:textId="770D09B3" w:rsidR="00C8348E" w:rsidRPr="00C8348E" w:rsidRDefault="00C8348E" w:rsidP="00C8348E">
      <w:pPr>
        <w:rPr>
          <w:sz w:val="32"/>
          <w:szCs w:val="32"/>
        </w:rPr>
      </w:pPr>
      <w:r w:rsidRPr="00C8348E">
        <w:rPr>
          <w:sz w:val="32"/>
          <w:szCs w:val="32"/>
        </w:rPr>
        <w:t>4. DIAGRAM</w:t>
      </w:r>
      <w:r>
        <w:rPr>
          <w:sz w:val="32"/>
          <w:szCs w:val="32"/>
        </w:rPr>
        <w:t>……………………………………………………………………………………</w:t>
      </w:r>
      <w:ins w:id="93" w:author="M.Ali FIRAT" w:date="2023-08-09T09:30:00Z">
        <w:r w:rsidR="003A2226">
          <w:rPr>
            <w:sz w:val="32"/>
            <w:szCs w:val="32"/>
          </w:rPr>
          <w:t>17</w:t>
        </w:r>
      </w:ins>
      <w:del w:id="94" w:author="M.Ali FIRAT" w:date="2023-08-09T09:28:00Z">
        <w:r w:rsidR="00454EF1" w:rsidDel="003A2226">
          <w:rPr>
            <w:sz w:val="32"/>
            <w:szCs w:val="32"/>
          </w:rPr>
          <w:delText>1</w:delText>
        </w:r>
        <w:r w:rsidR="00A022DF" w:rsidDel="003A2226">
          <w:rPr>
            <w:sz w:val="32"/>
            <w:szCs w:val="32"/>
          </w:rPr>
          <w:delText>6</w:delText>
        </w:r>
      </w:del>
    </w:p>
    <w:p w14:paraId="373EE6FE" w14:textId="313F0714" w:rsidR="00C8348E" w:rsidRPr="00AC5ADF" w:rsidRDefault="00AC5ADF" w:rsidP="000C2CBC">
      <w:pPr>
        <w:rPr>
          <w:sz w:val="32"/>
          <w:szCs w:val="32"/>
        </w:rPr>
      </w:pPr>
      <w:r w:rsidRPr="00AC5ADF">
        <w:rPr>
          <w:sz w:val="32"/>
          <w:szCs w:val="32"/>
        </w:rPr>
        <w:t>5.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End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End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Use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Cases</w:t>
      </w:r>
      <w:proofErr w:type="spellEnd"/>
      <w:r w:rsidR="00D93969">
        <w:rPr>
          <w:sz w:val="32"/>
          <w:szCs w:val="32"/>
        </w:rPr>
        <w:t>………………………………………………………………….</w:t>
      </w:r>
      <w:ins w:id="95" w:author="M.Ali FIRAT" w:date="2023-08-09T09:30:00Z">
        <w:r w:rsidR="003A2226">
          <w:rPr>
            <w:sz w:val="32"/>
            <w:szCs w:val="32"/>
          </w:rPr>
          <w:t>18</w:t>
        </w:r>
      </w:ins>
      <w:del w:id="96" w:author="M.Ali FIRAT" w:date="2023-08-09T09:28:00Z">
        <w:r w:rsidR="00D93969" w:rsidDel="003A2226">
          <w:rPr>
            <w:sz w:val="32"/>
            <w:szCs w:val="32"/>
          </w:rPr>
          <w:delText>1</w:delText>
        </w:r>
        <w:r w:rsidR="00A022DF" w:rsidDel="003A2226">
          <w:rPr>
            <w:sz w:val="32"/>
            <w:szCs w:val="32"/>
          </w:rPr>
          <w:delText>7</w:delText>
        </w:r>
      </w:del>
    </w:p>
    <w:p w14:paraId="199AE2AA" w14:textId="77777777" w:rsidR="00AC5ADF" w:rsidRDefault="00AC5ADF" w:rsidP="000C2CBC">
      <w:pPr>
        <w:rPr>
          <w:sz w:val="36"/>
          <w:szCs w:val="36"/>
        </w:rPr>
      </w:pPr>
    </w:p>
    <w:p w14:paraId="67F9A659" w14:textId="77777777" w:rsidR="003A2226" w:rsidRDefault="003A2226" w:rsidP="000C2CBC">
      <w:pPr>
        <w:rPr>
          <w:ins w:id="97" w:author="M.Ali FIRAT" w:date="2023-08-09T09:26:00Z"/>
          <w:sz w:val="36"/>
          <w:szCs w:val="36"/>
        </w:rPr>
      </w:pPr>
    </w:p>
    <w:p w14:paraId="285E5513" w14:textId="77777777" w:rsidR="003A2226" w:rsidRDefault="003A2226" w:rsidP="000C2CBC">
      <w:pPr>
        <w:rPr>
          <w:ins w:id="98" w:author="M.Ali FIRAT" w:date="2023-08-09T09:26:00Z"/>
          <w:sz w:val="36"/>
          <w:szCs w:val="36"/>
        </w:rPr>
      </w:pPr>
    </w:p>
    <w:p w14:paraId="023DDE30" w14:textId="77777777" w:rsidR="003A2226" w:rsidRDefault="003A2226" w:rsidP="000C2CBC">
      <w:pPr>
        <w:rPr>
          <w:ins w:id="99" w:author="M.Ali FIRAT" w:date="2023-08-09T09:26:00Z"/>
          <w:sz w:val="36"/>
          <w:szCs w:val="36"/>
        </w:rPr>
      </w:pPr>
    </w:p>
    <w:p w14:paraId="7664C88F" w14:textId="77777777" w:rsidR="003A2226" w:rsidRDefault="003A2226" w:rsidP="000C2CBC">
      <w:pPr>
        <w:rPr>
          <w:ins w:id="100" w:author="M.Ali FIRAT" w:date="2023-08-09T09:26:00Z"/>
          <w:sz w:val="36"/>
          <w:szCs w:val="36"/>
        </w:rPr>
      </w:pPr>
    </w:p>
    <w:p w14:paraId="269AD489" w14:textId="77777777" w:rsidR="003A2226" w:rsidRDefault="003A2226" w:rsidP="000C2CBC">
      <w:pPr>
        <w:rPr>
          <w:ins w:id="101" w:author="M.Ali FIRAT" w:date="2023-08-09T09:26:00Z"/>
          <w:sz w:val="36"/>
          <w:szCs w:val="36"/>
        </w:rPr>
      </w:pPr>
    </w:p>
    <w:p w14:paraId="336E927A" w14:textId="77777777" w:rsidR="003A2226" w:rsidRDefault="003A2226" w:rsidP="000C2CBC">
      <w:pPr>
        <w:rPr>
          <w:ins w:id="102" w:author="M.Ali FIRAT" w:date="2023-08-09T09:26:00Z"/>
          <w:sz w:val="36"/>
          <w:szCs w:val="36"/>
        </w:rPr>
      </w:pPr>
    </w:p>
    <w:p w14:paraId="037C6FED" w14:textId="77777777" w:rsidR="003A2226" w:rsidRDefault="003A2226" w:rsidP="000C2CBC">
      <w:pPr>
        <w:rPr>
          <w:ins w:id="103" w:author="M.Ali FIRAT" w:date="2023-08-09T09:26:00Z"/>
          <w:sz w:val="36"/>
          <w:szCs w:val="36"/>
        </w:rPr>
      </w:pPr>
    </w:p>
    <w:p w14:paraId="119C0260" w14:textId="77777777" w:rsidR="003A2226" w:rsidRDefault="003A2226" w:rsidP="000C2CBC">
      <w:pPr>
        <w:rPr>
          <w:ins w:id="104" w:author="M.Ali FIRAT" w:date="2023-08-09T09:26:00Z"/>
          <w:sz w:val="36"/>
          <w:szCs w:val="36"/>
        </w:rPr>
      </w:pPr>
    </w:p>
    <w:p w14:paraId="31341A91" w14:textId="77777777" w:rsidR="003A2226" w:rsidRDefault="003A2226" w:rsidP="000C2CBC">
      <w:pPr>
        <w:rPr>
          <w:ins w:id="105" w:author="M.Ali FIRAT" w:date="2023-08-09T09:26:00Z"/>
          <w:sz w:val="36"/>
          <w:szCs w:val="36"/>
        </w:rPr>
      </w:pPr>
    </w:p>
    <w:p w14:paraId="13E5FF9E" w14:textId="77777777" w:rsidR="003A2226" w:rsidRDefault="003A2226" w:rsidP="000C2CBC">
      <w:pPr>
        <w:rPr>
          <w:ins w:id="106" w:author="M.Ali FIRAT" w:date="2023-08-09T09:26:00Z"/>
          <w:sz w:val="36"/>
          <w:szCs w:val="36"/>
        </w:rPr>
      </w:pPr>
    </w:p>
    <w:p w14:paraId="0D57C4B6" w14:textId="77777777" w:rsidR="003A2226" w:rsidRDefault="003A2226" w:rsidP="000C2CBC">
      <w:pPr>
        <w:rPr>
          <w:ins w:id="107" w:author="M.Ali FIRAT" w:date="2023-08-09T09:26:00Z"/>
          <w:sz w:val="36"/>
          <w:szCs w:val="36"/>
        </w:rPr>
      </w:pPr>
    </w:p>
    <w:p w14:paraId="6AC2E04D" w14:textId="77777777" w:rsidR="003A2226" w:rsidRDefault="003A2226" w:rsidP="000C2CBC">
      <w:pPr>
        <w:rPr>
          <w:ins w:id="108" w:author="M.Ali FIRAT" w:date="2023-08-09T09:26:00Z"/>
          <w:sz w:val="36"/>
          <w:szCs w:val="36"/>
        </w:rPr>
      </w:pPr>
    </w:p>
    <w:p w14:paraId="664F3AE2" w14:textId="77777777" w:rsidR="003A2226" w:rsidRDefault="003A2226" w:rsidP="000C2CBC">
      <w:pPr>
        <w:rPr>
          <w:ins w:id="109" w:author="M.Ali FIRAT" w:date="2023-08-09T09:26:00Z"/>
          <w:sz w:val="36"/>
          <w:szCs w:val="36"/>
        </w:rPr>
      </w:pPr>
    </w:p>
    <w:p w14:paraId="07B7F669" w14:textId="77777777" w:rsidR="003A2226" w:rsidRDefault="003A2226" w:rsidP="000C2CBC">
      <w:pPr>
        <w:rPr>
          <w:ins w:id="110" w:author="M.Ali FIRAT" w:date="2023-08-09T09:26:00Z"/>
          <w:sz w:val="36"/>
          <w:szCs w:val="36"/>
        </w:rPr>
      </w:pPr>
    </w:p>
    <w:p w14:paraId="14F0363C" w14:textId="77777777" w:rsidR="003A2226" w:rsidRDefault="003A2226" w:rsidP="000C2CBC">
      <w:pPr>
        <w:rPr>
          <w:ins w:id="111" w:author="M.Ali FIRAT" w:date="2023-08-09T09:26:00Z"/>
          <w:sz w:val="36"/>
          <w:szCs w:val="36"/>
        </w:rPr>
      </w:pPr>
    </w:p>
    <w:p w14:paraId="3B4CD266" w14:textId="77777777" w:rsidR="003A2226" w:rsidRDefault="003A2226" w:rsidP="000C2CBC">
      <w:pPr>
        <w:rPr>
          <w:ins w:id="112" w:author="M.Ali FIRAT" w:date="2023-08-09T09:26:00Z"/>
          <w:sz w:val="36"/>
          <w:szCs w:val="36"/>
        </w:rPr>
      </w:pPr>
    </w:p>
    <w:p w14:paraId="1310FE6C" w14:textId="77777777" w:rsidR="003A2226" w:rsidRDefault="003A2226" w:rsidP="000C2CBC">
      <w:pPr>
        <w:rPr>
          <w:ins w:id="113" w:author="M.Ali FIRAT" w:date="2023-08-09T09:26:00Z"/>
          <w:sz w:val="36"/>
          <w:szCs w:val="36"/>
        </w:rPr>
      </w:pPr>
    </w:p>
    <w:p w14:paraId="0AD3CD54" w14:textId="0D305A9D" w:rsidR="000C2CBC" w:rsidRDefault="000C2CBC" w:rsidP="000C2CBC">
      <w:pPr>
        <w:rPr>
          <w:sz w:val="36"/>
          <w:szCs w:val="36"/>
        </w:rPr>
      </w:pPr>
      <w:r>
        <w:rPr>
          <w:sz w:val="36"/>
          <w:szCs w:val="36"/>
        </w:rPr>
        <w:t xml:space="preserve">1-Document </w:t>
      </w:r>
      <w:proofErr w:type="spellStart"/>
      <w:r>
        <w:rPr>
          <w:sz w:val="36"/>
          <w:szCs w:val="36"/>
        </w:rPr>
        <w:t>Overview</w:t>
      </w:r>
      <w:proofErr w:type="spellEnd"/>
    </w:p>
    <w:p w14:paraId="374EF9CC" w14:textId="77777777" w:rsidR="00312E01" w:rsidRDefault="00312E01" w:rsidP="00312E01">
      <w:pPr>
        <w:pStyle w:val="ListeParagraf"/>
        <w:widowControl w:val="0"/>
        <w:numPr>
          <w:ilvl w:val="1"/>
          <w:numId w:val="20"/>
        </w:numPr>
        <w:tabs>
          <w:tab w:val="left" w:pos="949"/>
          <w:tab w:val="left" w:pos="950"/>
        </w:tabs>
        <w:autoSpaceDE w:val="0"/>
        <w:autoSpaceDN w:val="0"/>
        <w:spacing w:after="0" w:line="240" w:lineRule="auto"/>
        <w:contextualSpacing w:val="0"/>
        <w:rPr>
          <w:b/>
          <w:sz w:val="28"/>
        </w:rPr>
      </w:pPr>
      <w:bookmarkStart w:id="114" w:name="_TOC_250018"/>
      <w:proofErr w:type="spellStart"/>
      <w:r>
        <w:rPr>
          <w:b/>
          <w:sz w:val="28"/>
        </w:rPr>
        <w:t>Scope</w:t>
      </w:r>
      <w:proofErr w:type="spellEnd"/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3"/>
          <w:sz w:val="28"/>
        </w:rPr>
        <w:t xml:space="preserve"> </w:t>
      </w:r>
      <w:bookmarkEnd w:id="114"/>
      <w:proofErr w:type="spellStart"/>
      <w:r>
        <w:rPr>
          <w:b/>
          <w:sz w:val="28"/>
        </w:rPr>
        <w:t>Purpose</w:t>
      </w:r>
      <w:proofErr w:type="spellEnd"/>
    </w:p>
    <w:p w14:paraId="6BD1D46F" w14:textId="77777777" w:rsidR="00312E01" w:rsidRDefault="00312E01" w:rsidP="00312E01">
      <w:pPr>
        <w:pStyle w:val="GvdeMetni"/>
        <w:spacing w:before="193" w:line="244" w:lineRule="auto"/>
        <w:ind w:left="229" w:right="503"/>
      </w:pPr>
      <w:r>
        <w:t>The scope of this document is to provide system/solution requirements specification (SRS) tool for capturing of</w:t>
      </w:r>
      <w:r>
        <w:rPr>
          <w:spacing w:val="-5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System/Solution</w:t>
      </w:r>
      <w:r>
        <w:rPr>
          <w:spacing w:val="1"/>
        </w:rPr>
        <w:t xml:space="preserve"> </w:t>
      </w:r>
      <w:r>
        <w:t>related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Account,</w:t>
      </w:r>
      <w:r>
        <w:rPr>
          <w:spacing w:val="4"/>
        </w:rPr>
        <w:t xml:space="preserve"> </w:t>
      </w:r>
      <w:r>
        <w:t>CRM,</w:t>
      </w:r>
      <w:r>
        <w:rPr>
          <w:spacing w:val="1"/>
        </w:rPr>
        <w:t xml:space="preserve"> </w:t>
      </w:r>
      <w:r>
        <w:t>OM</w:t>
      </w:r>
      <w:r>
        <w:rPr>
          <w:spacing w:val="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MW</w:t>
      </w:r>
      <w:r>
        <w:rPr>
          <w:spacing w:val="5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TURKUAZ</w:t>
      </w:r>
      <w:r>
        <w:rPr>
          <w:spacing w:val="4"/>
        </w:rPr>
        <w:t xml:space="preserve"> </w:t>
      </w:r>
      <w:r>
        <w:t>project.</w:t>
      </w:r>
    </w:p>
    <w:p w14:paraId="5A2B68A1" w14:textId="07B2A5A9" w:rsidR="002A2ACE" w:rsidRPr="008613A6" w:rsidRDefault="002A2ACE" w:rsidP="008613A6">
      <w:pPr>
        <w:pStyle w:val="ListeParagraf"/>
        <w:widowControl w:val="0"/>
        <w:tabs>
          <w:tab w:val="left" w:pos="949"/>
          <w:tab w:val="left" w:pos="950"/>
        </w:tabs>
        <w:autoSpaceDE w:val="0"/>
        <w:autoSpaceDN w:val="0"/>
        <w:spacing w:before="166" w:after="0" w:line="240" w:lineRule="auto"/>
        <w:ind w:left="949"/>
        <w:contextualSpacing w:val="0"/>
        <w:rPr>
          <w:b/>
          <w:sz w:val="28"/>
        </w:rPr>
      </w:pPr>
      <w:bookmarkStart w:id="115" w:name="1.2._Version_Numbers_&amp;_Standards"/>
      <w:bookmarkStart w:id="116" w:name="_TOC_250017"/>
      <w:bookmarkEnd w:id="115"/>
    </w:p>
    <w:p w14:paraId="06C2E95E" w14:textId="77777777" w:rsidR="00AC5ADF" w:rsidRDefault="00AC5ADF" w:rsidP="00AC5ADF">
      <w:pPr>
        <w:pStyle w:val="ListeParagraf"/>
        <w:widowControl w:val="0"/>
        <w:tabs>
          <w:tab w:val="left" w:pos="949"/>
          <w:tab w:val="left" w:pos="950"/>
        </w:tabs>
        <w:autoSpaceDE w:val="0"/>
        <w:autoSpaceDN w:val="0"/>
        <w:spacing w:before="166" w:after="0" w:line="240" w:lineRule="auto"/>
        <w:ind w:left="949"/>
        <w:contextualSpacing w:val="0"/>
        <w:rPr>
          <w:b/>
          <w:sz w:val="28"/>
        </w:rPr>
      </w:pPr>
    </w:p>
    <w:p w14:paraId="7781FBCA" w14:textId="77777777" w:rsidR="00AC5ADF" w:rsidRDefault="00AC5ADF" w:rsidP="00AC5ADF">
      <w:pPr>
        <w:pStyle w:val="ListeParagraf"/>
        <w:widowControl w:val="0"/>
        <w:tabs>
          <w:tab w:val="left" w:pos="949"/>
          <w:tab w:val="left" w:pos="950"/>
        </w:tabs>
        <w:autoSpaceDE w:val="0"/>
        <w:autoSpaceDN w:val="0"/>
        <w:spacing w:before="166" w:after="0" w:line="240" w:lineRule="auto"/>
        <w:ind w:left="949"/>
        <w:contextualSpacing w:val="0"/>
        <w:rPr>
          <w:b/>
          <w:sz w:val="28"/>
        </w:rPr>
      </w:pPr>
    </w:p>
    <w:p w14:paraId="6BCF918B" w14:textId="7E7F5F8F" w:rsidR="00312E01" w:rsidRDefault="00312E01" w:rsidP="00312E01">
      <w:pPr>
        <w:pStyle w:val="ListeParagraf"/>
        <w:widowControl w:val="0"/>
        <w:numPr>
          <w:ilvl w:val="1"/>
          <w:numId w:val="20"/>
        </w:numPr>
        <w:tabs>
          <w:tab w:val="left" w:pos="949"/>
          <w:tab w:val="left" w:pos="950"/>
        </w:tabs>
        <w:autoSpaceDE w:val="0"/>
        <w:autoSpaceDN w:val="0"/>
        <w:spacing w:before="166" w:after="0" w:line="240" w:lineRule="auto"/>
        <w:contextualSpacing w:val="0"/>
        <w:rPr>
          <w:b/>
          <w:sz w:val="28"/>
        </w:rPr>
      </w:pPr>
      <w:proofErr w:type="spellStart"/>
      <w:r>
        <w:rPr>
          <w:b/>
          <w:sz w:val="28"/>
        </w:rPr>
        <w:t>Version</w:t>
      </w:r>
      <w:proofErr w:type="spellEnd"/>
      <w:r>
        <w:rPr>
          <w:b/>
          <w:spacing w:val="-8"/>
          <w:sz w:val="28"/>
        </w:rPr>
        <w:t xml:space="preserve"> </w:t>
      </w:r>
      <w:proofErr w:type="spellStart"/>
      <w:r>
        <w:rPr>
          <w:b/>
          <w:sz w:val="28"/>
        </w:rPr>
        <w:t>Numbers</w:t>
      </w:r>
      <w:proofErr w:type="spellEnd"/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6"/>
          <w:sz w:val="28"/>
        </w:rPr>
        <w:t xml:space="preserve"> </w:t>
      </w:r>
      <w:bookmarkEnd w:id="116"/>
      <w:proofErr w:type="spellStart"/>
      <w:r>
        <w:rPr>
          <w:b/>
          <w:sz w:val="28"/>
        </w:rPr>
        <w:t>Standards</w:t>
      </w:r>
      <w:proofErr w:type="spellEnd"/>
    </w:p>
    <w:p w14:paraId="150F7F01" w14:textId="77777777" w:rsidR="00312E01" w:rsidRDefault="00312E01" w:rsidP="00312E01">
      <w:pPr>
        <w:pStyle w:val="GvdeMetni"/>
        <w:spacing w:before="193" w:line="244" w:lineRule="auto"/>
        <w:ind w:left="229" w:right="503"/>
      </w:pPr>
      <w:r>
        <w:t>This Specification has been produced by the i2i Systems (i2i) following 3GPP specifications alike versioning</w:t>
      </w:r>
      <w:r>
        <w:rPr>
          <w:spacing w:val="1"/>
        </w:rPr>
        <w:t xml:space="preserve"> </w:t>
      </w:r>
      <w:r>
        <w:t>scheme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follows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recommendations</w:t>
      </w:r>
      <w:r>
        <w:rPr>
          <w:spacing w:val="-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“IEEE</w:t>
      </w:r>
      <w:r>
        <w:rPr>
          <w:spacing w:val="-1"/>
        </w:rPr>
        <w:t xml:space="preserve"> </w:t>
      </w:r>
      <w:r>
        <w:t>Std</w:t>
      </w:r>
      <w:r>
        <w:rPr>
          <w:spacing w:val="-4"/>
        </w:rPr>
        <w:t xml:space="preserve"> </w:t>
      </w:r>
      <w:r>
        <w:t>830-1998,</w:t>
      </w:r>
      <w:r>
        <w:rPr>
          <w:spacing w:val="5"/>
        </w:rPr>
        <w:t xml:space="preserve"> </w:t>
      </w:r>
      <w:r>
        <w:t>IEEE</w:t>
      </w:r>
      <w:r>
        <w:rPr>
          <w:spacing w:val="-1"/>
        </w:rPr>
        <w:t xml:space="preserve"> </w:t>
      </w:r>
      <w:r>
        <w:t>Recommended</w:t>
      </w:r>
      <w:r>
        <w:rPr>
          <w:spacing w:val="2"/>
        </w:rPr>
        <w:t xml:space="preserve"> </w:t>
      </w:r>
      <w:r>
        <w:t>Practice</w:t>
      </w:r>
      <w:r>
        <w:rPr>
          <w:spacing w:val="-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Software</w:t>
      </w:r>
      <w:r>
        <w:rPr>
          <w:spacing w:val="-50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Specifications”</w:t>
      </w:r>
      <w:r>
        <w:rPr>
          <w:spacing w:val="4"/>
        </w:rPr>
        <w:t xml:space="preserve"> </w:t>
      </w:r>
      <w:r>
        <w:t>standard.</w:t>
      </w:r>
    </w:p>
    <w:p w14:paraId="0E88066F" w14:textId="77777777" w:rsidR="00312E01" w:rsidRDefault="00312E01" w:rsidP="00312E01">
      <w:pPr>
        <w:pStyle w:val="GvdeMetni"/>
        <w:spacing w:before="121" w:line="237" w:lineRule="auto"/>
        <w:ind w:left="229" w:right="78"/>
      </w:pPr>
      <w:r>
        <w:t>The contents</w:t>
      </w:r>
      <w:r>
        <w:rPr>
          <w:spacing w:val="-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present</w:t>
      </w:r>
      <w:r>
        <w:rPr>
          <w:spacing w:val="4"/>
        </w:rPr>
        <w:t xml:space="preserve"> </w:t>
      </w:r>
      <w:r>
        <w:t>document are</w:t>
      </w:r>
      <w:r>
        <w:rPr>
          <w:spacing w:val="1"/>
        </w:rPr>
        <w:t xml:space="preserve"> </w:t>
      </w:r>
      <w:r>
        <w:t>subject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continuing</w:t>
      </w:r>
      <w:r>
        <w:rPr>
          <w:spacing w:val="1"/>
        </w:rPr>
        <w:t xml:space="preserve"> </w:t>
      </w:r>
      <w:r>
        <w:t>work</w:t>
      </w:r>
      <w:r>
        <w:rPr>
          <w:spacing w:val="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changed</w:t>
      </w:r>
      <w:r>
        <w:rPr>
          <w:spacing w:val="1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i2i. Should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i2i</w:t>
      </w:r>
      <w:r>
        <w:rPr>
          <w:spacing w:val="1"/>
        </w:rPr>
        <w:t xml:space="preserve"> </w:t>
      </w:r>
      <w:r>
        <w:t xml:space="preserve">modify the contents of the present document, it will be re-released with an identifying change of </w:t>
      </w:r>
      <w:r>
        <w:rPr>
          <w:rFonts w:ascii="Arial"/>
          <w:b/>
        </w:rPr>
        <w:t xml:space="preserve">release date </w:t>
      </w:r>
      <w:r>
        <w:t>and</w:t>
      </w:r>
      <w:r>
        <w:rPr>
          <w:spacing w:val="-5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increase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rPr>
          <w:rFonts w:ascii="Arial"/>
          <w:b/>
        </w:rPr>
        <w:t>version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number</w:t>
      </w:r>
      <w:r>
        <w:rPr>
          <w:rFonts w:ascii="Arial"/>
          <w:b/>
          <w:spacing w:val="1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follows:</w:t>
      </w:r>
    </w:p>
    <w:p w14:paraId="136B853A" w14:textId="77777777" w:rsidR="00312E01" w:rsidRDefault="00312E01" w:rsidP="00312E01">
      <w:pPr>
        <w:pStyle w:val="GvdeMetni"/>
        <w:spacing w:before="130"/>
        <w:ind w:left="229"/>
      </w:pPr>
      <w:r>
        <w:t>Version</w:t>
      </w:r>
      <w:r>
        <w:rPr>
          <w:spacing w:val="1"/>
        </w:rPr>
        <w:t xml:space="preserve"> </w:t>
      </w:r>
      <w:proofErr w:type="spellStart"/>
      <w:r>
        <w:t>x.y.z</w:t>
      </w:r>
      <w:proofErr w:type="spellEnd"/>
    </w:p>
    <w:p w14:paraId="1EE2BEB1" w14:textId="77777777" w:rsidR="00312E01" w:rsidRDefault="00312E01" w:rsidP="00312E01">
      <w:pPr>
        <w:pStyle w:val="Balk4"/>
        <w:spacing w:before="116"/>
        <w:ind w:left="229"/>
      </w:pPr>
      <w:r>
        <w:t>where:</w:t>
      </w:r>
    </w:p>
    <w:p w14:paraId="7BBA3DC0" w14:textId="77777777" w:rsidR="00312E01" w:rsidRDefault="00312E01" w:rsidP="00312E01">
      <w:pPr>
        <w:pStyle w:val="Balk4"/>
        <w:numPr>
          <w:ilvl w:val="0"/>
          <w:numId w:val="19"/>
        </w:numPr>
        <w:tabs>
          <w:tab w:val="left" w:pos="949"/>
          <w:tab w:val="left" w:pos="950"/>
        </w:tabs>
        <w:spacing w:before="121"/>
        <w:ind w:left="1068" w:hanging="360"/>
      </w:pPr>
      <w:r>
        <w:t>the first</w:t>
      </w:r>
      <w:r>
        <w:rPr>
          <w:spacing w:val="-3"/>
        </w:rPr>
        <w:t xml:space="preserve"> </w:t>
      </w:r>
      <w:r>
        <w:t>digit:</w:t>
      </w:r>
    </w:p>
    <w:p w14:paraId="32DFEA75" w14:textId="77777777" w:rsidR="00312E01" w:rsidRDefault="00312E01" w:rsidP="00312E01">
      <w:pPr>
        <w:pStyle w:val="ListeParagraf"/>
        <w:widowControl w:val="0"/>
        <w:numPr>
          <w:ilvl w:val="1"/>
          <w:numId w:val="19"/>
        </w:numPr>
        <w:tabs>
          <w:tab w:val="left" w:pos="949"/>
          <w:tab w:val="left" w:pos="950"/>
        </w:tabs>
        <w:autoSpaceDE w:val="0"/>
        <w:autoSpaceDN w:val="0"/>
        <w:spacing w:before="123" w:after="0" w:line="240" w:lineRule="auto"/>
        <w:contextualSpacing w:val="0"/>
        <w:rPr>
          <w:rFonts w:ascii="Microsoft Sans Serif"/>
          <w:sz w:val="20"/>
        </w:rPr>
      </w:pPr>
      <w:proofErr w:type="spellStart"/>
      <w:r>
        <w:rPr>
          <w:rFonts w:ascii="Microsoft Sans Serif"/>
          <w:sz w:val="20"/>
        </w:rPr>
        <w:t>presented</w:t>
      </w:r>
      <w:proofErr w:type="spellEnd"/>
      <w:r>
        <w:rPr>
          <w:rFonts w:ascii="Microsoft Sans Serif"/>
          <w:sz w:val="20"/>
        </w:rPr>
        <w:t xml:space="preserve"> </w:t>
      </w:r>
      <w:proofErr w:type="spellStart"/>
      <w:r>
        <w:rPr>
          <w:rFonts w:ascii="Microsoft Sans Serif"/>
          <w:sz w:val="20"/>
        </w:rPr>
        <w:t>for</w:t>
      </w:r>
      <w:proofErr w:type="spellEnd"/>
      <w:r>
        <w:rPr>
          <w:rFonts w:ascii="Microsoft Sans Serif"/>
          <w:spacing w:val="-2"/>
          <w:sz w:val="20"/>
        </w:rPr>
        <w:t xml:space="preserve"> </w:t>
      </w:r>
      <w:proofErr w:type="spellStart"/>
      <w:r>
        <w:rPr>
          <w:rFonts w:ascii="Microsoft Sans Serif"/>
          <w:sz w:val="20"/>
        </w:rPr>
        <w:t>information</w:t>
      </w:r>
      <w:proofErr w:type="spellEnd"/>
      <w:r>
        <w:rPr>
          <w:rFonts w:ascii="Microsoft Sans Serif"/>
          <w:sz w:val="20"/>
        </w:rPr>
        <w:t>;</w:t>
      </w:r>
    </w:p>
    <w:p w14:paraId="53326025" w14:textId="77777777" w:rsidR="00312E01" w:rsidRDefault="00312E01" w:rsidP="00312E01">
      <w:pPr>
        <w:pStyle w:val="ListeParagraf"/>
        <w:widowControl w:val="0"/>
        <w:numPr>
          <w:ilvl w:val="1"/>
          <w:numId w:val="19"/>
        </w:numPr>
        <w:tabs>
          <w:tab w:val="left" w:pos="949"/>
          <w:tab w:val="left" w:pos="950"/>
        </w:tabs>
        <w:autoSpaceDE w:val="0"/>
        <w:autoSpaceDN w:val="0"/>
        <w:spacing w:before="125" w:after="0" w:line="240" w:lineRule="auto"/>
        <w:contextualSpacing w:val="0"/>
        <w:rPr>
          <w:rFonts w:ascii="Microsoft Sans Serif"/>
          <w:sz w:val="20"/>
        </w:rPr>
      </w:pPr>
      <w:proofErr w:type="spellStart"/>
      <w:r>
        <w:rPr>
          <w:rFonts w:ascii="Microsoft Sans Serif"/>
          <w:sz w:val="20"/>
        </w:rPr>
        <w:t>presented</w:t>
      </w:r>
      <w:proofErr w:type="spellEnd"/>
      <w:r>
        <w:rPr>
          <w:rFonts w:ascii="Microsoft Sans Serif"/>
          <w:spacing w:val="-1"/>
          <w:sz w:val="20"/>
        </w:rPr>
        <w:t xml:space="preserve"> </w:t>
      </w:r>
      <w:proofErr w:type="spellStart"/>
      <w:r>
        <w:rPr>
          <w:rFonts w:ascii="Microsoft Sans Serif"/>
          <w:sz w:val="20"/>
        </w:rPr>
        <w:t>for</w:t>
      </w:r>
      <w:proofErr w:type="spellEnd"/>
      <w:r>
        <w:rPr>
          <w:rFonts w:ascii="Microsoft Sans Serif"/>
          <w:spacing w:val="1"/>
          <w:sz w:val="20"/>
        </w:rPr>
        <w:t xml:space="preserve"> </w:t>
      </w:r>
      <w:proofErr w:type="spellStart"/>
      <w:r>
        <w:rPr>
          <w:rFonts w:ascii="Microsoft Sans Serif"/>
          <w:sz w:val="20"/>
        </w:rPr>
        <w:t>approval</w:t>
      </w:r>
      <w:proofErr w:type="spellEnd"/>
      <w:r>
        <w:rPr>
          <w:rFonts w:ascii="Microsoft Sans Serif"/>
          <w:sz w:val="20"/>
        </w:rPr>
        <w:t>;</w:t>
      </w:r>
    </w:p>
    <w:p w14:paraId="4E9F5CE2" w14:textId="77777777" w:rsidR="00312E01" w:rsidRDefault="00312E01" w:rsidP="00312E01">
      <w:pPr>
        <w:pStyle w:val="ListeParagraf"/>
        <w:widowControl w:val="0"/>
        <w:numPr>
          <w:ilvl w:val="1"/>
          <w:numId w:val="19"/>
        </w:numPr>
        <w:tabs>
          <w:tab w:val="left" w:pos="949"/>
          <w:tab w:val="left" w:pos="950"/>
        </w:tabs>
        <w:autoSpaceDE w:val="0"/>
        <w:autoSpaceDN w:val="0"/>
        <w:spacing w:before="124" w:after="0" w:line="240" w:lineRule="auto"/>
        <w:contextualSpacing w:val="0"/>
        <w:rPr>
          <w:rFonts w:ascii="Microsoft Sans Serif"/>
          <w:sz w:val="20"/>
        </w:rPr>
      </w:pPr>
      <w:proofErr w:type="spellStart"/>
      <w:r>
        <w:rPr>
          <w:rFonts w:ascii="Microsoft Sans Serif"/>
          <w:sz w:val="20"/>
        </w:rPr>
        <w:t>or</w:t>
      </w:r>
      <w:proofErr w:type="spellEnd"/>
      <w:r>
        <w:rPr>
          <w:rFonts w:ascii="Microsoft Sans Serif"/>
          <w:spacing w:val="2"/>
          <w:sz w:val="20"/>
        </w:rPr>
        <w:t xml:space="preserve"> </w:t>
      </w:r>
      <w:proofErr w:type="spellStart"/>
      <w:r>
        <w:rPr>
          <w:rFonts w:ascii="Microsoft Sans Serif"/>
          <w:sz w:val="20"/>
        </w:rPr>
        <w:t>greater</w:t>
      </w:r>
      <w:proofErr w:type="spellEnd"/>
      <w:r>
        <w:rPr>
          <w:rFonts w:ascii="Microsoft Sans Serif"/>
          <w:spacing w:val="-2"/>
          <w:sz w:val="20"/>
        </w:rPr>
        <w:t xml:space="preserve"> </w:t>
      </w:r>
      <w:proofErr w:type="spellStart"/>
      <w:r>
        <w:rPr>
          <w:rFonts w:ascii="Microsoft Sans Serif"/>
          <w:sz w:val="20"/>
        </w:rPr>
        <w:t>indicates</w:t>
      </w:r>
      <w:proofErr w:type="spellEnd"/>
      <w:r>
        <w:rPr>
          <w:rFonts w:ascii="Microsoft Sans Serif"/>
          <w:spacing w:val="-2"/>
          <w:sz w:val="20"/>
        </w:rPr>
        <w:t xml:space="preserve"> </w:t>
      </w:r>
      <w:proofErr w:type="spellStart"/>
      <w:r>
        <w:rPr>
          <w:rFonts w:ascii="Microsoft Sans Serif"/>
          <w:sz w:val="20"/>
        </w:rPr>
        <w:t>approved</w:t>
      </w:r>
      <w:proofErr w:type="spellEnd"/>
      <w:r>
        <w:rPr>
          <w:rFonts w:ascii="Microsoft Sans Serif"/>
          <w:spacing w:val="-3"/>
          <w:sz w:val="20"/>
        </w:rPr>
        <w:t xml:space="preserve"> </w:t>
      </w:r>
      <w:proofErr w:type="spellStart"/>
      <w:r>
        <w:rPr>
          <w:rFonts w:ascii="Microsoft Sans Serif"/>
          <w:sz w:val="20"/>
        </w:rPr>
        <w:t>document</w:t>
      </w:r>
      <w:proofErr w:type="spellEnd"/>
      <w:r>
        <w:rPr>
          <w:rFonts w:ascii="Microsoft Sans Serif"/>
          <w:spacing w:val="3"/>
          <w:sz w:val="20"/>
        </w:rPr>
        <w:t xml:space="preserve"> </w:t>
      </w:r>
      <w:proofErr w:type="spellStart"/>
      <w:r>
        <w:rPr>
          <w:rFonts w:ascii="Microsoft Sans Serif"/>
          <w:sz w:val="20"/>
        </w:rPr>
        <w:t>under</w:t>
      </w:r>
      <w:proofErr w:type="spellEnd"/>
      <w:r>
        <w:rPr>
          <w:rFonts w:ascii="Microsoft Sans Serif"/>
          <w:spacing w:val="3"/>
          <w:sz w:val="20"/>
        </w:rPr>
        <w:t xml:space="preserve"> </w:t>
      </w:r>
      <w:proofErr w:type="spellStart"/>
      <w:r>
        <w:rPr>
          <w:rFonts w:ascii="Microsoft Sans Serif"/>
          <w:sz w:val="20"/>
        </w:rPr>
        <w:t>change</w:t>
      </w:r>
      <w:proofErr w:type="spellEnd"/>
      <w:r>
        <w:rPr>
          <w:rFonts w:ascii="Microsoft Sans Serif"/>
          <w:spacing w:val="-3"/>
          <w:sz w:val="20"/>
        </w:rPr>
        <w:t xml:space="preserve"> </w:t>
      </w:r>
      <w:proofErr w:type="spellStart"/>
      <w:r>
        <w:rPr>
          <w:rFonts w:ascii="Microsoft Sans Serif"/>
          <w:sz w:val="20"/>
        </w:rPr>
        <w:t>control</w:t>
      </w:r>
      <w:proofErr w:type="spellEnd"/>
      <w:r>
        <w:rPr>
          <w:rFonts w:ascii="Microsoft Sans Serif"/>
          <w:sz w:val="20"/>
        </w:rPr>
        <w:t>.</w:t>
      </w:r>
    </w:p>
    <w:p w14:paraId="52BB2417" w14:textId="77777777" w:rsidR="00312E01" w:rsidRDefault="00312E01" w:rsidP="00312E01">
      <w:pPr>
        <w:pStyle w:val="ListeParagraf"/>
        <w:widowControl w:val="0"/>
        <w:numPr>
          <w:ilvl w:val="0"/>
          <w:numId w:val="19"/>
        </w:numPr>
        <w:tabs>
          <w:tab w:val="left" w:pos="949"/>
          <w:tab w:val="left" w:pos="950"/>
        </w:tabs>
        <w:autoSpaceDE w:val="0"/>
        <w:autoSpaceDN w:val="0"/>
        <w:spacing w:before="116" w:after="0" w:line="249" w:lineRule="auto"/>
        <w:ind w:left="512" w:right="379" w:hanging="284"/>
        <w:contextualSpacing w:val="0"/>
        <w:rPr>
          <w:rFonts w:ascii="Microsoft Sans Serif"/>
          <w:sz w:val="20"/>
        </w:rPr>
      </w:pPr>
      <w:proofErr w:type="spellStart"/>
      <w:r>
        <w:rPr>
          <w:b/>
          <w:sz w:val="20"/>
        </w:rPr>
        <w:t>the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second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digit</w:t>
      </w:r>
      <w:proofErr w:type="spellEnd"/>
      <w:r>
        <w:rPr>
          <w:b/>
          <w:sz w:val="20"/>
        </w:rPr>
        <w:t xml:space="preserve"> </w:t>
      </w:r>
      <w:r>
        <w:rPr>
          <w:rFonts w:ascii="Microsoft Sans Serif"/>
          <w:sz w:val="20"/>
        </w:rPr>
        <w:t xml:space="preserve">is </w:t>
      </w:r>
      <w:proofErr w:type="spellStart"/>
      <w:r>
        <w:rPr>
          <w:rFonts w:ascii="Microsoft Sans Serif"/>
          <w:sz w:val="20"/>
        </w:rPr>
        <w:t>incremented</w:t>
      </w:r>
      <w:proofErr w:type="spellEnd"/>
      <w:r>
        <w:rPr>
          <w:rFonts w:ascii="Microsoft Sans Serif"/>
          <w:sz w:val="20"/>
        </w:rPr>
        <w:t xml:space="preserve"> </w:t>
      </w:r>
      <w:proofErr w:type="spellStart"/>
      <w:r>
        <w:rPr>
          <w:rFonts w:ascii="Microsoft Sans Serif"/>
          <w:sz w:val="20"/>
        </w:rPr>
        <w:t>for</w:t>
      </w:r>
      <w:proofErr w:type="spellEnd"/>
      <w:r>
        <w:rPr>
          <w:rFonts w:ascii="Microsoft Sans Serif"/>
          <w:sz w:val="20"/>
        </w:rPr>
        <w:t xml:space="preserve"> </w:t>
      </w:r>
      <w:proofErr w:type="spellStart"/>
      <w:r>
        <w:rPr>
          <w:rFonts w:ascii="Microsoft Sans Serif"/>
          <w:sz w:val="20"/>
        </w:rPr>
        <w:t>all</w:t>
      </w:r>
      <w:proofErr w:type="spellEnd"/>
      <w:r>
        <w:rPr>
          <w:rFonts w:ascii="Microsoft Sans Serif"/>
          <w:sz w:val="20"/>
        </w:rPr>
        <w:t xml:space="preserve"> </w:t>
      </w:r>
      <w:proofErr w:type="spellStart"/>
      <w:r>
        <w:rPr>
          <w:rFonts w:ascii="Microsoft Sans Serif"/>
          <w:sz w:val="20"/>
        </w:rPr>
        <w:t>changes</w:t>
      </w:r>
      <w:proofErr w:type="spellEnd"/>
      <w:r>
        <w:rPr>
          <w:rFonts w:ascii="Microsoft Sans Serif"/>
          <w:sz w:val="20"/>
        </w:rPr>
        <w:t xml:space="preserve"> of </w:t>
      </w:r>
      <w:proofErr w:type="spellStart"/>
      <w:r>
        <w:rPr>
          <w:rFonts w:ascii="Microsoft Sans Serif"/>
          <w:sz w:val="20"/>
        </w:rPr>
        <w:t>substance</w:t>
      </w:r>
      <w:proofErr w:type="spellEnd"/>
      <w:r>
        <w:rPr>
          <w:rFonts w:ascii="Microsoft Sans Serif"/>
          <w:sz w:val="20"/>
        </w:rPr>
        <w:t xml:space="preserve">, </w:t>
      </w:r>
      <w:proofErr w:type="spellStart"/>
      <w:r>
        <w:rPr>
          <w:rFonts w:ascii="Microsoft Sans Serif"/>
          <w:sz w:val="20"/>
        </w:rPr>
        <w:t>i.e</w:t>
      </w:r>
      <w:proofErr w:type="spellEnd"/>
      <w:r>
        <w:rPr>
          <w:rFonts w:ascii="Microsoft Sans Serif"/>
          <w:sz w:val="20"/>
        </w:rPr>
        <w:t xml:space="preserve">. </w:t>
      </w:r>
      <w:proofErr w:type="spellStart"/>
      <w:r>
        <w:rPr>
          <w:rFonts w:ascii="Microsoft Sans Serif"/>
          <w:sz w:val="20"/>
        </w:rPr>
        <w:t>technical</w:t>
      </w:r>
      <w:proofErr w:type="spellEnd"/>
      <w:r>
        <w:rPr>
          <w:rFonts w:ascii="Microsoft Sans Serif"/>
          <w:sz w:val="20"/>
        </w:rPr>
        <w:t xml:space="preserve"> </w:t>
      </w:r>
      <w:proofErr w:type="spellStart"/>
      <w:r>
        <w:rPr>
          <w:rFonts w:ascii="Microsoft Sans Serif"/>
          <w:sz w:val="20"/>
        </w:rPr>
        <w:t>enhancements</w:t>
      </w:r>
      <w:proofErr w:type="spellEnd"/>
      <w:r>
        <w:rPr>
          <w:rFonts w:ascii="Microsoft Sans Serif"/>
          <w:sz w:val="20"/>
        </w:rPr>
        <w:t xml:space="preserve">, </w:t>
      </w:r>
      <w:proofErr w:type="spellStart"/>
      <w:r>
        <w:rPr>
          <w:rFonts w:ascii="Microsoft Sans Serif"/>
          <w:sz w:val="20"/>
        </w:rPr>
        <w:t>corrections</w:t>
      </w:r>
      <w:proofErr w:type="spellEnd"/>
      <w:r>
        <w:rPr>
          <w:rFonts w:ascii="Microsoft Sans Serif"/>
          <w:sz w:val="20"/>
        </w:rPr>
        <w:t>,</w:t>
      </w:r>
      <w:r>
        <w:rPr>
          <w:rFonts w:ascii="Microsoft Sans Serif"/>
          <w:spacing w:val="-51"/>
          <w:sz w:val="20"/>
        </w:rPr>
        <w:t xml:space="preserve"> </w:t>
      </w:r>
      <w:proofErr w:type="spellStart"/>
      <w:r>
        <w:rPr>
          <w:rFonts w:ascii="Microsoft Sans Serif"/>
          <w:sz w:val="20"/>
        </w:rPr>
        <w:t>updates</w:t>
      </w:r>
      <w:proofErr w:type="spellEnd"/>
      <w:r>
        <w:rPr>
          <w:rFonts w:ascii="Microsoft Sans Serif"/>
          <w:sz w:val="20"/>
        </w:rPr>
        <w:t>,</w:t>
      </w:r>
      <w:r>
        <w:rPr>
          <w:rFonts w:ascii="Microsoft Sans Serif"/>
          <w:spacing w:val="4"/>
          <w:sz w:val="20"/>
        </w:rPr>
        <w:t xml:space="preserve"> </w:t>
      </w:r>
      <w:proofErr w:type="spellStart"/>
      <w:r>
        <w:rPr>
          <w:rFonts w:ascii="Microsoft Sans Serif"/>
          <w:sz w:val="20"/>
        </w:rPr>
        <w:t>etc</w:t>
      </w:r>
      <w:proofErr w:type="spellEnd"/>
      <w:r>
        <w:rPr>
          <w:rFonts w:ascii="Microsoft Sans Serif"/>
          <w:sz w:val="20"/>
        </w:rPr>
        <w:t>.</w:t>
      </w:r>
    </w:p>
    <w:p w14:paraId="706465F6" w14:textId="77777777" w:rsidR="00312E01" w:rsidRDefault="00312E01" w:rsidP="00312E01">
      <w:pPr>
        <w:pStyle w:val="ListeParagraf"/>
        <w:widowControl w:val="0"/>
        <w:numPr>
          <w:ilvl w:val="0"/>
          <w:numId w:val="19"/>
        </w:numPr>
        <w:tabs>
          <w:tab w:val="left" w:pos="949"/>
          <w:tab w:val="left" w:pos="950"/>
        </w:tabs>
        <w:autoSpaceDE w:val="0"/>
        <w:autoSpaceDN w:val="0"/>
        <w:spacing w:before="106" w:after="0" w:line="240" w:lineRule="auto"/>
        <w:contextualSpacing w:val="0"/>
        <w:rPr>
          <w:rFonts w:ascii="Microsoft Sans Serif"/>
          <w:sz w:val="20"/>
        </w:rPr>
      </w:pPr>
      <w:proofErr w:type="spellStart"/>
      <w:r>
        <w:rPr>
          <w:b/>
          <w:sz w:val="20"/>
        </w:rPr>
        <w:t>the</w:t>
      </w:r>
      <w:proofErr w:type="spellEnd"/>
      <w:r>
        <w:rPr>
          <w:b/>
          <w:spacing w:val="-2"/>
          <w:sz w:val="20"/>
        </w:rPr>
        <w:t xml:space="preserve"> </w:t>
      </w:r>
      <w:proofErr w:type="spellStart"/>
      <w:r>
        <w:rPr>
          <w:b/>
          <w:sz w:val="20"/>
        </w:rPr>
        <w:t>third</w:t>
      </w:r>
      <w:proofErr w:type="spellEnd"/>
      <w:r>
        <w:rPr>
          <w:b/>
          <w:spacing w:val="-4"/>
          <w:sz w:val="20"/>
        </w:rPr>
        <w:t xml:space="preserve"> </w:t>
      </w:r>
      <w:proofErr w:type="spellStart"/>
      <w:r>
        <w:rPr>
          <w:b/>
          <w:sz w:val="20"/>
        </w:rPr>
        <w:t>digit</w:t>
      </w:r>
      <w:proofErr w:type="spellEnd"/>
      <w:r>
        <w:rPr>
          <w:b/>
          <w:spacing w:val="-2"/>
          <w:sz w:val="20"/>
        </w:rPr>
        <w:t xml:space="preserve"> </w:t>
      </w:r>
      <w:r>
        <w:rPr>
          <w:rFonts w:ascii="Microsoft Sans Serif"/>
          <w:sz w:val="20"/>
        </w:rPr>
        <w:t>is</w:t>
      </w:r>
      <w:r>
        <w:rPr>
          <w:rFonts w:ascii="Microsoft Sans Serif"/>
          <w:spacing w:val="-3"/>
          <w:sz w:val="20"/>
        </w:rPr>
        <w:t xml:space="preserve"> </w:t>
      </w:r>
      <w:proofErr w:type="spellStart"/>
      <w:r>
        <w:rPr>
          <w:rFonts w:ascii="Microsoft Sans Serif"/>
          <w:sz w:val="20"/>
        </w:rPr>
        <w:t>incremented</w:t>
      </w:r>
      <w:proofErr w:type="spellEnd"/>
      <w:r>
        <w:rPr>
          <w:rFonts w:ascii="Microsoft Sans Serif"/>
          <w:sz w:val="20"/>
        </w:rPr>
        <w:t xml:space="preserve"> </w:t>
      </w:r>
      <w:proofErr w:type="spellStart"/>
      <w:r>
        <w:rPr>
          <w:rFonts w:ascii="Microsoft Sans Serif"/>
          <w:sz w:val="20"/>
        </w:rPr>
        <w:t>when</w:t>
      </w:r>
      <w:proofErr w:type="spellEnd"/>
      <w:r>
        <w:rPr>
          <w:rFonts w:ascii="Microsoft Sans Serif"/>
          <w:spacing w:val="1"/>
          <w:sz w:val="20"/>
        </w:rPr>
        <w:t xml:space="preserve"> </w:t>
      </w:r>
      <w:proofErr w:type="spellStart"/>
      <w:r>
        <w:rPr>
          <w:rFonts w:ascii="Microsoft Sans Serif"/>
          <w:sz w:val="20"/>
        </w:rPr>
        <w:t>editorial</w:t>
      </w:r>
      <w:proofErr w:type="spellEnd"/>
      <w:r>
        <w:rPr>
          <w:rFonts w:ascii="Microsoft Sans Serif"/>
          <w:spacing w:val="5"/>
          <w:sz w:val="20"/>
        </w:rPr>
        <w:t xml:space="preserve"> </w:t>
      </w:r>
      <w:proofErr w:type="spellStart"/>
      <w:r>
        <w:rPr>
          <w:rFonts w:ascii="Microsoft Sans Serif"/>
          <w:sz w:val="20"/>
        </w:rPr>
        <w:t>only</w:t>
      </w:r>
      <w:proofErr w:type="spellEnd"/>
      <w:r>
        <w:rPr>
          <w:rFonts w:ascii="Microsoft Sans Serif"/>
          <w:spacing w:val="2"/>
          <w:sz w:val="20"/>
        </w:rPr>
        <w:t xml:space="preserve"> </w:t>
      </w:r>
      <w:proofErr w:type="spellStart"/>
      <w:r>
        <w:rPr>
          <w:rFonts w:ascii="Microsoft Sans Serif"/>
          <w:sz w:val="20"/>
        </w:rPr>
        <w:t>changes</w:t>
      </w:r>
      <w:proofErr w:type="spellEnd"/>
      <w:r>
        <w:rPr>
          <w:rFonts w:ascii="Microsoft Sans Serif"/>
          <w:spacing w:val="-3"/>
          <w:sz w:val="20"/>
        </w:rPr>
        <w:t xml:space="preserve"> </w:t>
      </w:r>
      <w:proofErr w:type="spellStart"/>
      <w:r>
        <w:rPr>
          <w:rFonts w:ascii="Microsoft Sans Serif"/>
          <w:sz w:val="20"/>
        </w:rPr>
        <w:t>have</w:t>
      </w:r>
      <w:proofErr w:type="spellEnd"/>
      <w:r>
        <w:rPr>
          <w:rFonts w:ascii="Microsoft Sans Serif"/>
          <w:spacing w:val="1"/>
          <w:sz w:val="20"/>
        </w:rPr>
        <w:t xml:space="preserve"> </w:t>
      </w:r>
      <w:proofErr w:type="spellStart"/>
      <w:r>
        <w:rPr>
          <w:rFonts w:ascii="Microsoft Sans Serif"/>
          <w:sz w:val="20"/>
        </w:rPr>
        <w:t>been</w:t>
      </w:r>
      <w:proofErr w:type="spellEnd"/>
      <w:r>
        <w:rPr>
          <w:rFonts w:ascii="Microsoft Sans Serif"/>
          <w:spacing w:val="-4"/>
          <w:sz w:val="20"/>
        </w:rPr>
        <w:t xml:space="preserve"> </w:t>
      </w:r>
      <w:proofErr w:type="spellStart"/>
      <w:r>
        <w:rPr>
          <w:rFonts w:ascii="Microsoft Sans Serif"/>
          <w:sz w:val="20"/>
        </w:rPr>
        <w:t>incorporated</w:t>
      </w:r>
      <w:proofErr w:type="spellEnd"/>
      <w:r>
        <w:rPr>
          <w:rFonts w:ascii="Microsoft Sans Serif"/>
          <w:spacing w:val="-3"/>
          <w:sz w:val="20"/>
        </w:rPr>
        <w:t xml:space="preserve"> </w:t>
      </w:r>
      <w:r>
        <w:rPr>
          <w:rFonts w:ascii="Microsoft Sans Serif"/>
          <w:sz w:val="20"/>
        </w:rPr>
        <w:t xml:space="preserve">in </w:t>
      </w:r>
      <w:proofErr w:type="spellStart"/>
      <w:r>
        <w:rPr>
          <w:rFonts w:ascii="Microsoft Sans Serif"/>
          <w:sz w:val="20"/>
        </w:rPr>
        <w:t>the</w:t>
      </w:r>
      <w:proofErr w:type="spellEnd"/>
      <w:r>
        <w:rPr>
          <w:rFonts w:ascii="Microsoft Sans Serif"/>
          <w:sz w:val="20"/>
        </w:rPr>
        <w:t xml:space="preserve"> </w:t>
      </w:r>
      <w:proofErr w:type="spellStart"/>
      <w:r>
        <w:rPr>
          <w:rFonts w:ascii="Microsoft Sans Serif"/>
          <w:sz w:val="20"/>
        </w:rPr>
        <w:t>document</w:t>
      </w:r>
      <w:proofErr w:type="spellEnd"/>
      <w:r>
        <w:rPr>
          <w:rFonts w:ascii="Microsoft Sans Serif"/>
          <w:sz w:val="20"/>
        </w:rPr>
        <w:t>.</w:t>
      </w:r>
    </w:p>
    <w:p w14:paraId="56A885E0" w14:textId="77777777" w:rsidR="00312E01" w:rsidRDefault="00312E01" w:rsidP="00312E01">
      <w:pPr>
        <w:pStyle w:val="GvdeMetni"/>
        <w:rPr>
          <w:sz w:val="22"/>
        </w:rPr>
      </w:pPr>
    </w:p>
    <w:p w14:paraId="1A24D7CA" w14:textId="77777777" w:rsidR="00312E01" w:rsidRDefault="00312E01" w:rsidP="00312E01">
      <w:pPr>
        <w:pStyle w:val="GvdeMetni"/>
        <w:spacing w:before="5"/>
        <w:rPr>
          <w:sz w:val="24"/>
        </w:rPr>
      </w:pPr>
    </w:p>
    <w:p w14:paraId="0BBB87D7" w14:textId="77777777" w:rsidR="00AC5ADF" w:rsidRPr="000D5342" w:rsidRDefault="00AC5ADF" w:rsidP="000D5342">
      <w:pPr>
        <w:widowControl w:val="0"/>
        <w:tabs>
          <w:tab w:val="left" w:pos="949"/>
          <w:tab w:val="left" w:pos="950"/>
        </w:tabs>
        <w:autoSpaceDE w:val="0"/>
        <w:autoSpaceDN w:val="0"/>
        <w:spacing w:after="0" w:line="240" w:lineRule="auto"/>
        <w:rPr>
          <w:b/>
          <w:sz w:val="28"/>
        </w:rPr>
      </w:pPr>
      <w:bookmarkStart w:id="117" w:name="1.3._Audience"/>
      <w:bookmarkStart w:id="118" w:name="_TOC_250016"/>
      <w:bookmarkEnd w:id="117"/>
    </w:p>
    <w:p w14:paraId="12772C10" w14:textId="4E50C5A7" w:rsidR="00312E01" w:rsidRDefault="00312E01" w:rsidP="00312E01">
      <w:pPr>
        <w:pStyle w:val="ListeParagraf"/>
        <w:widowControl w:val="0"/>
        <w:numPr>
          <w:ilvl w:val="1"/>
          <w:numId w:val="20"/>
        </w:numPr>
        <w:tabs>
          <w:tab w:val="left" w:pos="949"/>
          <w:tab w:val="left" w:pos="950"/>
        </w:tabs>
        <w:autoSpaceDE w:val="0"/>
        <w:autoSpaceDN w:val="0"/>
        <w:spacing w:after="0" w:line="240" w:lineRule="auto"/>
        <w:contextualSpacing w:val="0"/>
        <w:rPr>
          <w:b/>
          <w:sz w:val="28"/>
        </w:rPr>
      </w:pPr>
      <w:proofErr w:type="spellStart"/>
      <w:r>
        <w:rPr>
          <w:b/>
          <w:sz w:val="28"/>
        </w:rPr>
        <w:t>A</w:t>
      </w:r>
      <w:bookmarkEnd w:id="118"/>
      <w:r>
        <w:rPr>
          <w:b/>
          <w:sz w:val="28"/>
        </w:rPr>
        <w:t>udience</w:t>
      </w:r>
      <w:proofErr w:type="spellEnd"/>
    </w:p>
    <w:p w14:paraId="00E226D3" w14:textId="77777777" w:rsidR="00312E01" w:rsidRDefault="00312E01" w:rsidP="00312E01">
      <w:pPr>
        <w:pStyle w:val="GvdeMetni"/>
        <w:spacing w:before="193"/>
        <w:ind w:left="229"/>
      </w:pPr>
      <w:r>
        <w:t>The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read</w:t>
      </w:r>
      <w:r>
        <w:rPr>
          <w:spacing w:val="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audience;</w:t>
      </w:r>
    </w:p>
    <w:p w14:paraId="7EF82B4A" w14:textId="77777777" w:rsidR="00312E01" w:rsidRDefault="00312E01" w:rsidP="00312E01">
      <w:pPr>
        <w:pStyle w:val="ListeParagraf"/>
        <w:widowControl w:val="0"/>
        <w:numPr>
          <w:ilvl w:val="0"/>
          <w:numId w:val="18"/>
        </w:numPr>
        <w:tabs>
          <w:tab w:val="left" w:pos="949"/>
          <w:tab w:val="left" w:pos="950"/>
        </w:tabs>
        <w:autoSpaceDE w:val="0"/>
        <w:autoSpaceDN w:val="0"/>
        <w:spacing w:before="122" w:after="0" w:line="240" w:lineRule="auto"/>
        <w:contextualSpacing w:val="0"/>
        <w:rPr>
          <w:rFonts w:ascii="Microsoft Sans Serif" w:hAnsi="Microsoft Sans Serif"/>
          <w:sz w:val="20"/>
        </w:rPr>
      </w:pPr>
      <w:r>
        <w:rPr>
          <w:rFonts w:ascii="Microsoft Sans Serif" w:hAnsi="Microsoft Sans Serif"/>
          <w:sz w:val="20"/>
        </w:rPr>
        <w:t>Business/</w:t>
      </w:r>
      <w:proofErr w:type="spellStart"/>
      <w:r>
        <w:rPr>
          <w:rFonts w:ascii="Microsoft Sans Serif" w:hAnsi="Microsoft Sans Serif"/>
          <w:sz w:val="20"/>
        </w:rPr>
        <w:t>System</w:t>
      </w:r>
      <w:proofErr w:type="spellEnd"/>
      <w:r>
        <w:rPr>
          <w:rFonts w:ascii="Microsoft Sans Serif" w:hAnsi="Microsoft Sans Serif"/>
          <w:spacing w:val="-5"/>
          <w:sz w:val="20"/>
        </w:rPr>
        <w:t xml:space="preserve"> </w:t>
      </w:r>
      <w:proofErr w:type="spellStart"/>
      <w:r>
        <w:rPr>
          <w:rFonts w:ascii="Microsoft Sans Serif" w:hAnsi="Microsoft Sans Serif"/>
          <w:sz w:val="20"/>
        </w:rPr>
        <w:t>Analysts</w:t>
      </w:r>
      <w:proofErr w:type="spellEnd"/>
    </w:p>
    <w:p w14:paraId="11A1B065" w14:textId="77777777" w:rsidR="00312E01" w:rsidRDefault="00312E01" w:rsidP="00312E01">
      <w:pPr>
        <w:pStyle w:val="ListeParagraf"/>
        <w:widowControl w:val="0"/>
        <w:numPr>
          <w:ilvl w:val="0"/>
          <w:numId w:val="18"/>
        </w:numPr>
        <w:tabs>
          <w:tab w:val="left" w:pos="949"/>
          <w:tab w:val="left" w:pos="950"/>
        </w:tabs>
        <w:autoSpaceDE w:val="0"/>
        <w:autoSpaceDN w:val="0"/>
        <w:spacing w:before="120" w:after="0" w:line="240" w:lineRule="auto"/>
        <w:contextualSpacing w:val="0"/>
        <w:rPr>
          <w:rFonts w:ascii="Microsoft Sans Serif" w:hAnsi="Microsoft Sans Serif"/>
          <w:sz w:val="20"/>
        </w:rPr>
      </w:pPr>
      <w:r>
        <w:rPr>
          <w:rFonts w:ascii="Microsoft Sans Serif" w:hAnsi="Microsoft Sans Serif"/>
          <w:sz w:val="20"/>
        </w:rPr>
        <w:t>Solution/</w:t>
      </w:r>
      <w:proofErr w:type="spellStart"/>
      <w:r>
        <w:rPr>
          <w:rFonts w:ascii="Microsoft Sans Serif" w:hAnsi="Microsoft Sans Serif"/>
          <w:sz w:val="20"/>
        </w:rPr>
        <w:t>System</w:t>
      </w:r>
      <w:proofErr w:type="spellEnd"/>
      <w:r>
        <w:rPr>
          <w:rFonts w:ascii="Microsoft Sans Serif" w:hAnsi="Microsoft Sans Serif"/>
          <w:spacing w:val="-2"/>
          <w:sz w:val="20"/>
        </w:rPr>
        <w:t xml:space="preserve"> </w:t>
      </w:r>
      <w:proofErr w:type="spellStart"/>
      <w:r>
        <w:rPr>
          <w:rFonts w:ascii="Microsoft Sans Serif" w:hAnsi="Microsoft Sans Serif"/>
          <w:sz w:val="20"/>
        </w:rPr>
        <w:t>Architects</w:t>
      </w:r>
      <w:proofErr w:type="spellEnd"/>
    </w:p>
    <w:p w14:paraId="32DC45FA" w14:textId="5DB811AB" w:rsidR="00AC5ADF" w:rsidRDefault="00605A6F" w:rsidP="00605A6F">
      <w:pPr>
        <w:widowControl w:val="0"/>
        <w:tabs>
          <w:tab w:val="left" w:pos="949"/>
          <w:tab w:val="left" w:pos="950"/>
        </w:tabs>
        <w:autoSpaceDE w:val="0"/>
        <w:autoSpaceDN w:val="0"/>
        <w:spacing w:before="236" w:after="0" w:line="240" w:lineRule="auto"/>
        <w:rPr>
          <w:b/>
          <w:sz w:val="28"/>
        </w:rPr>
      </w:pPr>
      <w:bookmarkStart w:id="119" w:name="_TOC_250015"/>
      <w:r>
        <w:rPr>
          <w:b/>
          <w:sz w:val="28"/>
        </w:rPr>
        <w:t xml:space="preserve">   </w:t>
      </w:r>
    </w:p>
    <w:p w14:paraId="7ABDBE42" w14:textId="5C38D366" w:rsidR="00AC5ADF" w:rsidRDefault="00AC5ADF" w:rsidP="00605A6F">
      <w:pPr>
        <w:widowControl w:val="0"/>
        <w:tabs>
          <w:tab w:val="left" w:pos="949"/>
          <w:tab w:val="left" w:pos="950"/>
        </w:tabs>
        <w:autoSpaceDE w:val="0"/>
        <w:autoSpaceDN w:val="0"/>
        <w:spacing w:before="236" w:after="0" w:line="240" w:lineRule="auto"/>
        <w:rPr>
          <w:b/>
          <w:sz w:val="28"/>
        </w:rPr>
      </w:pPr>
    </w:p>
    <w:p w14:paraId="0B12DFC7" w14:textId="6E1F8219" w:rsidR="00AC5ADF" w:rsidRDefault="00AC5ADF" w:rsidP="00605A6F">
      <w:pPr>
        <w:widowControl w:val="0"/>
        <w:tabs>
          <w:tab w:val="left" w:pos="949"/>
          <w:tab w:val="left" w:pos="950"/>
        </w:tabs>
        <w:autoSpaceDE w:val="0"/>
        <w:autoSpaceDN w:val="0"/>
        <w:spacing w:before="236" w:after="0" w:line="240" w:lineRule="auto"/>
        <w:rPr>
          <w:b/>
          <w:sz w:val="28"/>
        </w:rPr>
      </w:pPr>
    </w:p>
    <w:p w14:paraId="583682D9" w14:textId="77777777" w:rsidR="00AC5ADF" w:rsidRDefault="00AC5ADF" w:rsidP="00605A6F">
      <w:pPr>
        <w:widowControl w:val="0"/>
        <w:tabs>
          <w:tab w:val="left" w:pos="949"/>
          <w:tab w:val="left" w:pos="950"/>
        </w:tabs>
        <w:autoSpaceDE w:val="0"/>
        <w:autoSpaceDN w:val="0"/>
        <w:spacing w:before="236" w:after="0" w:line="240" w:lineRule="auto"/>
        <w:rPr>
          <w:b/>
          <w:sz w:val="28"/>
        </w:rPr>
      </w:pPr>
    </w:p>
    <w:p w14:paraId="16A0E28D" w14:textId="798AA7C8" w:rsidR="00605A6F" w:rsidRPr="00605A6F" w:rsidRDefault="00605A6F" w:rsidP="00605A6F">
      <w:pPr>
        <w:widowControl w:val="0"/>
        <w:tabs>
          <w:tab w:val="left" w:pos="949"/>
          <w:tab w:val="left" w:pos="950"/>
        </w:tabs>
        <w:autoSpaceDE w:val="0"/>
        <w:autoSpaceDN w:val="0"/>
        <w:spacing w:before="236" w:after="0" w:line="240" w:lineRule="auto"/>
        <w:rPr>
          <w:b/>
          <w:sz w:val="28"/>
        </w:rPr>
      </w:pPr>
      <w:r>
        <w:rPr>
          <w:b/>
          <w:sz w:val="28"/>
        </w:rPr>
        <w:t xml:space="preserve">1.4 </w:t>
      </w:r>
      <w:proofErr w:type="spellStart"/>
      <w:r w:rsidRPr="00605A6F">
        <w:rPr>
          <w:b/>
          <w:sz w:val="28"/>
        </w:rPr>
        <w:t>Document</w:t>
      </w:r>
      <w:proofErr w:type="spellEnd"/>
      <w:r w:rsidRPr="00605A6F">
        <w:rPr>
          <w:b/>
          <w:spacing w:val="-8"/>
          <w:sz w:val="28"/>
        </w:rPr>
        <w:t xml:space="preserve"> </w:t>
      </w:r>
      <w:proofErr w:type="spellStart"/>
      <w:r w:rsidRPr="00605A6F">
        <w:rPr>
          <w:b/>
          <w:sz w:val="28"/>
        </w:rPr>
        <w:t>Structure</w:t>
      </w:r>
      <w:proofErr w:type="spellEnd"/>
      <w:r w:rsidRPr="00605A6F">
        <w:rPr>
          <w:b/>
          <w:spacing w:val="-8"/>
          <w:sz w:val="28"/>
        </w:rPr>
        <w:t xml:space="preserve"> </w:t>
      </w:r>
      <w:proofErr w:type="spellStart"/>
      <w:r w:rsidRPr="00605A6F">
        <w:rPr>
          <w:b/>
          <w:sz w:val="28"/>
        </w:rPr>
        <w:t>and</w:t>
      </w:r>
      <w:proofErr w:type="spellEnd"/>
      <w:r w:rsidRPr="00605A6F">
        <w:rPr>
          <w:b/>
          <w:spacing w:val="-9"/>
          <w:sz w:val="28"/>
        </w:rPr>
        <w:t xml:space="preserve"> </w:t>
      </w:r>
      <w:r w:rsidRPr="00605A6F">
        <w:rPr>
          <w:b/>
          <w:sz w:val="28"/>
        </w:rPr>
        <w:t>Special</w:t>
      </w:r>
      <w:r w:rsidRPr="00605A6F">
        <w:rPr>
          <w:b/>
          <w:spacing w:val="-7"/>
          <w:sz w:val="28"/>
        </w:rPr>
        <w:t xml:space="preserve"> </w:t>
      </w:r>
      <w:bookmarkEnd w:id="119"/>
      <w:proofErr w:type="spellStart"/>
      <w:r w:rsidRPr="00605A6F">
        <w:rPr>
          <w:b/>
          <w:sz w:val="28"/>
        </w:rPr>
        <w:t>Conventions</w:t>
      </w:r>
      <w:proofErr w:type="spellEnd"/>
    </w:p>
    <w:p w14:paraId="351FFFA2" w14:textId="57539B9E" w:rsidR="00605A6F" w:rsidRDefault="00AC5ADF" w:rsidP="00C8348E">
      <w:pPr>
        <w:pStyle w:val="Balk3"/>
        <w:spacing w:before="194"/>
      </w:pPr>
      <w:r>
        <w:rPr>
          <w:noProof/>
        </w:rPr>
        <w:drawing>
          <wp:inline distT="0" distB="0" distL="0" distR="0" wp14:anchorId="13E83714" wp14:editId="196EA532">
            <wp:extent cx="5097780" cy="3349004"/>
            <wp:effectExtent l="0" t="0" r="7620" b="381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435" cy="337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799B6" w14:textId="60C3435E" w:rsidR="00605A6F" w:rsidRPr="002A2ACE" w:rsidRDefault="00605A6F" w:rsidP="002A2ACE">
      <w:pPr>
        <w:widowControl w:val="0"/>
        <w:tabs>
          <w:tab w:val="left" w:pos="949"/>
          <w:tab w:val="left" w:pos="950"/>
        </w:tabs>
        <w:autoSpaceDE w:val="0"/>
        <w:autoSpaceDN w:val="0"/>
        <w:spacing w:before="171" w:after="0" w:line="240" w:lineRule="auto"/>
        <w:rPr>
          <w:b/>
          <w:sz w:val="28"/>
        </w:rPr>
      </w:pPr>
      <w:bookmarkStart w:id="120" w:name="1.5._Definitions,_Symbols_and_Abbreviati"/>
      <w:bookmarkStart w:id="121" w:name="_TOC_250014"/>
      <w:bookmarkEnd w:id="120"/>
      <w:r>
        <w:rPr>
          <w:b/>
          <w:sz w:val="28"/>
        </w:rPr>
        <w:t xml:space="preserve"> 1.5 </w:t>
      </w:r>
      <w:proofErr w:type="spellStart"/>
      <w:r w:rsidRPr="00605A6F">
        <w:rPr>
          <w:b/>
          <w:sz w:val="28"/>
        </w:rPr>
        <w:t>Definitions</w:t>
      </w:r>
      <w:proofErr w:type="spellEnd"/>
      <w:r w:rsidRPr="00605A6F">
        <w:rPr>
          <w:b/>
          <w:sz w:val="28"/>
        </w:rPr>
        <w:t>,</w:t>
      </w:r>
      <w:r w:rsidRPr="00605A6F">
        <w:rPr>
          <w:b/>
          <w:spacing w:val="-11"/>
          <w:sz w:val="28"/>
        </w:rPr>
        <w:t xml:space="preserve"> </w:t>
      </w:r>
      <w:proofErr w:type="spellStart"/>
      <w:r w:rsidRPr="00605A6F">
        <w:rPr>
          <w:b/>
          <w:sz w:val="28"/>
        </w:rPr>
        <w:t>Symbols</w:t>
      </w:r>
      <w:proofErr w:type="spellEnd"/>
      <w:r w:rsidRPr="00605A6F">
        <w:rPr>
          <w:b/>
          <w:spacing w:val="-10"/>
          <w:sz w:val="28"/>
        </w:rPr>
        <w:t xml:space="preserve"> </w:t>
      </w:r>
      <w:proofErr w:type="spellStart"/>
      <w:r w:rsidRPr="00605A6F">
        <w:rPr>
          <w:b/>
          <w:sz w:val="28"/>
        </w:rPr>
        <w:t>and</w:t>
      </w:r>
      <w:proofErr w:type="spellEnd"/>
      <w:r w:rsidRPr="00605A6F">
        <w:rPr>
          <w:b/>
          <w:spacing w:val="-8"/>
          <w:sz w:val="28"/>
        </w:rPr>
        <w:t xml:space="preserve"> </w:t>
      </w:r>
      <w:bookmarkEnd w:id="121"/>
      <w:proofErr w:type="spellStart"/>
      <w:r w:rsidRPr="00605A6F">
        <w:rPr>
          <w:b/>
          <w:sz w:val="28"/>
        </w:rPr>
        <w:t>Abbreviations</w:t>
      </w:r>
      <w:proofErr w:type="spellEnd"/>
    </w:p>
    <w:p w14:paraId="5D308AEC" w14:textId="77777777" w:rsidR="00605A6F" w:rsidRDefault="00605A6F" w:rsidP="00605A6F">
      <w:pPr>
        <w:pStyle w:val="GvdeMetni"/>
        <w:spacing w:before="8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3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78"/>
        <w:gridCol w:w="6305"/>
        <w:gridCol w:w="1181"/>
        <w:gridCol w:w="360"/>
      </w:tblGrid>
      <w:tr w:rsidR="00605A6F" w14:paraId="588EA7B6" w14:textId="77777777" w:rsidTr="00E351FC">
        <w:trPr>
          <w:gridAfter w:val="1"/>
          <w:wAfter w:w="360" w:type="dxa"/>
          <w:trHeight w:val="378"/>
        </w:trPr>
        <w:tc>
          <w:tcPr>
            <w:tcW w:w="13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DD9C3"/>
          </w:tcPr>
          <w:p w14:paraId="2A4E553B" w14:textId="77777777" w:rsidR="00605A6F" w:rsidRDefault="00605A6F" w:rsidP="00E351FC">
            <w:pPr>
              <w:pStyle w:val="TableParagraph"/>
              <w:spacing w:before="80"/>
              <w:ind w:left="6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TERM</w:t>
            </w:r>
          </w:p>
        </w:tc>
        <w:tc>
          <w:tcPr>
            <w:tcW w:w="630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DD9C3"/>
          </w:tcPr>
          <w:p w14:paraId="1A287594" w14:textId="77777777" w:rsidR="00605A6F" w:rsidRDefault="00605A6F" w:rsidP="00E351FC">
            <w:pPr>
              <w:pStyle w:val="TableParagraph"/>
              <w:spacing w:before="80"/>
              <w:ind w:left="7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  <w:tc>
          <w:tcPr>
            <w:tcW w:w="1181" w:type="dxa"/>
            <w:vMerge w:val="restart"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1D336AA3" w14:textId="77777777" w:rsidR="00605A6F" w:rsidRDefault="00605A6F" w:rsidP="00E351F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05A6F" w14:paraId="52F4B5EC" w14:textId="77777777" w:rsidTr="00E351FC">
        <w:trPr>
          <w:gridAfter w:val="1"/>
          <w:wAfter w:w="360" w:type="dxa"/>
          <w:trHeight w:val="374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4C94E" w14:textId="77777777" w:rsidR="00605A6F" w:rsidRDefault="00605A6F" w:rsidP="00E351FC">
            <w:pPr>
              <w:pStyle w:val="TableParagraph"/>
              <w:spacing w:before="79"/>
              <w:ind w:left="66"/>
              <w:rPr>
                <w:sz w:val="18"/>
              </w:rPr>
            </w:pPr>
            <w:r>
              <w:rPr>
                <w:sz w:val="18"/>
              </w:rPr>
              <w:t>OCS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6BAD85" w14:textId="77777777" w:rsidR="00605A6F" w:rsidRDefault="00605A6F" w:rsidP="00E351FC">
            <w:pPr>
              <w:pStyle w:val="TableParagraph"/>
              <w:spacing w:before="79"/>
              <w:ind w:left="76"/>
              <w:rPr>
                <w:sz w:val="18"/>
              </w:rPr>
            </w:pPr>
            <w:r>
              <w:rPr>
                <w:sz w:val="18"/>
              </w:rPr>
              <w:t>Online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Charging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Solution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40ECAEA5" w14:textId="77777777" w:rsidR="00605A6F" w:rsidRDefault="00605A6F" w:rsidP="00E351FC">
            <w:pPr>
              <w:rPr>
                <w:sz w:val="2"/>
                <w:szCs w:val="2"/>
              </w:rPr>
            </w:pPr>
          </w:p>
        </w:tc>
      </w:tr>
      <w:tr w:rsidR="00605A6F" w14:paraId="57DD9245" w14:textId="77777777" w:rsidTr="00E351FC">
        <w:trPr>
          <w:gridAfter w:val="1"/>
          <w:wAfter w:w="360" w:type="dxa"/>
          <w:trHeight w:val="374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4119A" w14:textId="77777777" w:rsidR="00605A6F" w:rsidRDefault="00605A6F" w:rsidP="00E351FC">
            <w:pPr>
              <w:pStyle w:val="TableParagraph"/>
              <w:spacing w:before="83"/>
              <w:ind w:left="66"/>
              <w:rPr>
                <w:sz w:val="18"/>
              </w:rPr>
            </w:pPr>
            <w:r>
              <w:rPr>
                <w:sz w:val="18"/>
              </w:rPr>
              <w:t>API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E5405E0" w14:textId="77777777" w:rsidR="00605A6F" w:rsidRDefault="00605A6F" w:rsidP="00E351FC">
            <w:pPr>
              <w:pStyle w:val="TableParagraph"/>
              <w:spacing w:before="83"/>
              <w:ind w:left="76"/>
              <w:rPr>
                <w:sz w:val="18"/>
              </w:rPr>
            </w:pPr>
            <w:r>
              <w:rPr>
                <w:sz w:val="18"/>
              </w:rPr>
              <w:t>Application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Programming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Interface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787266C5" w14:textId="77777777" w:rsidR="00605A6F" w:rsidRDefault="00605A6F" w:rsidP="00E351FC">
            <w:pPr>
              <w:rPr>
                <w:sz w:val="2"/>
                <w:szCs w:val="2"/>
              </w:rPr>
            </w:pPr>
          </w:p>
        </w:tc>
      </w:tr>
      <w:tr w:rsidR="00605A6F" w14:paraId="5489B25A" w14:textId="77777777" w:rsidTr="00E351FC">
        <w:trPr>
          <w:gridAfter w:val="1"/>
          <w:wAfter w:w="360" w:type="dxa"/>
          <w:trHeight w:val="374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140E6" w14:textId="77777777" w:rsidR="00605A6F" w:rsidRDefault="00605A6F" w:rsidP="00E351F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639D9B" w14:textId="77777777" w:rsidR="00605A6F" w:rsidRDefault="00605A6F" w:rsidP="00E351F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5CA22C48" w14:textId="77777777" w:rsidR="00605A6F" w:rsidRDefault="00605A6F" w:rsidP="00E351FC">
            <w:pPr>
              <w:rPr>
                <w:sz w:val="2"/>
                <w:szCs w:val="2"/>
              </w:rPr>
            </w:pPr>
          </w:p>
        </w:tc>
      </w:tr>
      <w:tr w:rsidR="00605A6F" w14:paraId="435DA449" w14:textId="77777777" w:rsidTr="00E351FC">
        <w:trPr>
          <w:gridAfter w:val="1"/>
          <w:wAfter w:w="360" w:type="dxa"/>
          <w:trHeight w:val="378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C0BA0" w14:textId="77777777" w:rsidR="00605A6F" w:rsidRDefault="00605A6F" w:rsidP="00E351F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A6C64D" w14:textId="77777777" w:rsidR="00605A6F" w:rsidRDefault="00605A6F" w:rsidP="00E351F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7D125541" w14:textId="77777777" w:rsidR="00605A6F" w:rsidRDefault="00605A6F" w:rsidP="00E351FC">
            <w:pPr>
              <w:rPr>
                <w:sz w:val="2"/>
                <w:szCs w:val="2"/>
              </w:rPr>
            </w:pPr>
          </w:p>
        </w:tc>
      </w:tr>
      <w:tr w:rsidR="00605A6F" w14:paraId="092C3802" w14:textId="77777777" w:rsidTr="00E351FC">
        <w:trPr>
          <w:gridAfter w:val="1"/>
          <w:wAfter w:w="360" w:type="dxa"/>
          <w:trHeight w:val="374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46027" w14:textId="77777777" w:rsidR="00605A6F" w:rsidRDefault="00605A6F" w:rsidP="00E351FC">
            <w:pPr>
              <w:pStyle w:val="TableParagraph"/>
              <w:spacing w:before="79"/>
              <w:ind w:left="66"/>
              <w:rPr>
                <w:sz w:val="18"/>
              </w:rPr>
            </w:pPr>
            <w:r>
              <w:rPr>
                <w:sz w:val="18"/>
              </w:rPr>
              <w:t>BSS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D99BDFD" w14:textId="77777777" w:rsidR="00605A6F" w:rsidRDefault="00605A6F" w:rsidP="00E351FC">
            <w:pPr>
              <w:pStyle w:val="TableParagraph"/>
              <w:spacing w:before="79"/>
              <w:ind w:left="76"/>
              <w:rPr>
                <w:sz w:val="18"/>
              </w:rPr>
            </w:pPr>
            <w:r>
              <w:rPr>
                <w:sz w:val="18"/>
              </w:rPr>
              <w:t>Business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Support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System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6E1A7CA2" w14:textId="77777777" w:rsidR="00605A6F" w:rsidRDefault="00605A6F" w:rsidP="00E351FC">
            <w:pPr>
              <w:rPr>
                <w:sz w:val="2"/>
                <w:szCs w:val="2"/>
              </w:rPr>
            </w:pPr>
          </w:p>
        </w:tc>
      </w:tr>
      <w:tr w:rsidR="00605A6F" w14:paraId="5977B6F0" w14:textId="77777777" w:rsidTr="00E351FC">
        <w:trPr>
          <w:gridAfter w:val="1"/>
          <w:wAfter w:w="360" w:type="dxa"/>
          <w:trHeight w:val="373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D6099" w14:textId="77777777" w:rsidR="00605A6F" w:rsidRDefault="00605A6F" w:rsidP="00E351FC">
            <w:pPr>
              <w:pStyle w:val="TableParagraph"/>
              <w:spacing w:before="78"/>
              <w:ind w:left="66"/>
              <w:rPr>
                <w:sz w:val="18"/>
              </w:rPr>
            </w:pPr>
            <w:r>
              <w:rPr>
                <w:sz w:val="18"/>
              </w:rPr>
              <w:t>DB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1F8613" w14:textId="77777777" w:rsidR="00605A6F" w:rsidRDefault="00605A6F" w:rsidP="00E351FC">
            <w:pPr>
              <w:pStyle w:val="TableParagraph"/>
              <w:spacing w:before="78"/>
              <w:ind w:left="76"/>
              <w:rPr>
                <w:sz w:val="18"/>
              </w:rPr>
            </w:pPr>
            <w:r>
              <w:rPr>
                <w:sz w:val="18"/>
              </w:rPr>
              <w:t>Database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77678574" w14:textId="77777777" w:rsidR="00605A6F" w:rsidRDefault="00605A6F" w:rsidP="00E351FC">
            <w:pPr>
              <w:rPr>
                <w:sz w:val="2"/>
                <w:szCs w:val="2"/>
              </w:rPr>
            </w:pPr>
          </w:p>
        </w:tc>
      </w:tr>
      <w:tr w:rsidR="00605A6F" w14:paraId="6CAAD374" w14:textId="77777777" w:rsidTr="00E351FC">
        <w:trPr>
          <w:gridAfter w:val="1"/>
          <w:wAfter w:w="360" w:type="dxa"/>
          <w:trHeight w:val="374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20282" w14:textId="77777777" w:rsidR="00605A6F" w:rsidRDefault="00605A6F" w:rsidP="00E351FC">
            <w:pPr>
              <w:pStyle w:val="TableParagraph"/>
              <w:spacing w:before="83"/>
              <w:ind w:left="66"/>
              <w:rPr>
                <w:sz w:val="18"/>
              </w:rPr>
            </w:pPr>
            <w:r>
              <w:rPr>
                <w:sz w:val="18"/>
              </w:rPr>
              <w:t>GUI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8170F98" w14:textId="77777777" w:rsidR="00605A6F" w:rsidRDefault="00605A6F" w:rsidP="00E351FC">
            <w:pPr>
              <w:pStyle w:val="TableParagraph"/>
              <w:spacing w:before="83"/>
              <w:ind w:left="76"/>
              <w:rPr>
                <w:sz w:val="18"/>
              </w:rPr>
            </w:pPr>
            <w:r>
              <w:rPr>
                <w:sz w:val="18"/>
              </w:rPr>
              <w:t>Graphical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User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Interface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17BDEFF2" w14:textId="77777777" w:rsidR="00605A6F" w:rsidRDefault="00605A6F" w:rsidP="00E351FC">
            <w:pPr>
              <w:rPr>
                <w:sz w:val="2"/>
                <w:szCs w:val="2"/>
              </w:rPr>
            </w:pPr>
          </w:p>
        </w:tc>
      </w:tr>
      <w:tr w:rsidR="00605A6F" w14:paraId="7E00DBBF" w14:textId="77777777" w:rsidTr="00E351FC">
        <w:trPr>
          <w:gridAfter w:val="1"/>
          <w:wAfter w:w="360" w:type="dxa"/>
          <w:trHeight w:val="373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F0059" w14:textId="77777777" w:rsidR="00605A6F" w:rsidRDefault="00605A6F" w:rsidP="00E351FC">
            <w:pPr>
              <w:pStyle w:val="TableParagraph"/>
              <w:spacing w:before="83"/>
              <w:ind w:left="66"/>
              <w:rPr>
                <w:sz w:val="18"/>
              </w:rPr>
            </w:pPr>
            <w:r>
              <w:rPr>
                <w:sz w:val="18"/>
              </w:rPr>
              <w:t>SAS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3D563C" w14:textId="77777777" w:rsidR="00605A6F" w:rsidRDefault="00605A6F" w:rsidP="00E351FC">
            <w:pPr>
              <w:pStyle w:val="TableParagraph"/>
              <w:spacing w:before="83"/>
              <w:ind w:left="76"/>
              <w:rPr>
                <w:sz w:val="18"/>
              </w:rPr>
            </w:pPr>
            <w:r>
              <w:rPr>
                <w:sz w:val="18"/>
              </w:rPr>
              <w:t>System/Solution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Architectural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Specification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73221808" w14:textId="77777777" w:rsidR="00605A6F" w:rsidRDefault="00605A6F" w:rsidP="00E351FC">
            <w:pPr>
              <w:rPr>
                <w:sz w:val="2"/>
                <w:szCs w:val="2"/>
              </w:rPr>
            </w:pPr>
          </w:p>
        </w:tc>
      </w:tr>
      <w:tr w:rsidR="00605A6F" w14:paraId="153F2F37" w14:textId="77777777" w:rsidTr="00E351FC">
        <w:trPr>
          <w:gridAfter w:val="1"/>
          <w:wAfter w:w="360" w:type="dxa"/>
          <w:trHeight w:val="379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B1D82" w14:textId="77777777" w:rsidR="00605A6F" w:rsidRDefault="00605A6F" w:rsidP="00E351FC">
            <w:pPr>
              <w:pStyle w:val="TableParagraph"/>
              <w:spacing w:before="83"/>
              <w:ind w:left="66"/>
              <w:rPr>
                <w:sz w:val="18"/>
              </w:rPr>
            </w:pPr>
            <w:r>
              <w:rPr>
                <w:sz w:val="18"/>
              </w:rPr>
              <w:t>SRS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9A7C617" w14:textId="77777777" w:rsidR="00605A6F" w:rsidRDefault="00605A6F" w:rsidP="00E351FC">
            <w:pPr>
              <w:pStyle w:val="TableParagraph"/>
              <w:spacing w:before="83"/>
              <w:ind w:left="76"/>
              <w:rPr>
                <w:sz w:val="18"/>
              </w:rPr>
            </w:pPr>
            <w:r>
              <w:rPr>
                <w:sz w:val="18"/>
              </w:rPr>
              <w:t>System/Solution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requirements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Specification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54672D3C" w14:textId="77777777" w:rsidR="00605A6F" w:rsidRDefault="00605A6F" w:rsidP="00E351FC">
            <w:pPr>
              <w:rPr>
                <w:sz w:val="2"/>
                <w:szCs w:val="2"/>
              </w:rPr>
            </w:pPr>
          </w:p>
        </w:tc>
      </w:tr>
      <w:tr w:rsidR="00605A6F" w14:paraId="156C9CD7" w14:textId="77777777" w:rsidTr="00E351FC">
        <w:trPr>
          <w:gridAfter w:val="1"/>
          <w:wAfter w:w="360" w:type="dxa"/>
          <w:trHeight w:val="373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31158" w14:textId="77777777" w:rsidR="00605A6F" w:rsidRDefault="00605A6F" w:rsidP="00E351FC">
            <w:pPr>
              <w:pStyle w:val="TableParagraph"/>
              <w:spacing w:before="78"/>
              <w:ind w:left="66"/>
              <w:rPr>
                <w:sz w:val="18"/>
              </w:rPr>
            </w:pPr>
            <w:r>
              <w:rPr>
                <w:sz w:val="18"/>
              </w:rPr>
              <w:t>CDR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BD37EE" w14:textId="77777777" w:rsidR="00605A6F" w:rsidRDefault="00605A6F" w:rsidP="00E351FC">
            <w:pPr>
              <w:pStyle w:val="TableParagraph"/>
              <w:spacing w:before="78"/>
              <w:ind w:left="76"/>
              <w:rPr>
                <w:sz w:val="18"/>
              </w:rPr>
            </w:pPr>
            <w:r>
              <w:rPr>
                <w:sz w:val="18"/>
              </w:rPr>
              <w:t>Call Data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Record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1A1792EF" w14:textId="77777777" w:rsidR="00605A6F" w:rsidRDefault="00605A6F" w:rsidP="00E351FC">
            <w:pPr>
              <w:rPr>
                <w:sz w:val="2"/>
                <w:szCs w:val="2"/>
              </w:rPr>
            </w:pPr>
          </w:p>
        </w:tc>
      </w:tr>
      <w:tr w:rsidR="00605A6F" w14:paraId="7938C323" w14:textId="77777777" w:rsidTr="00E351FC">
        <w:trPr>
          <w:gridAfter w:val="1"/>
          <w:wAfter w:w="360" w:type="dxa"/>
          <w:trHeight w:val="373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9988F" w14:textId="77777777" w:rsidR="00605A6F" w:rsidRDefault="00605A6F" w:rsidP="00E351FC">
            <w:pPr>
              <w:pStyle w:val="TableParagraph"/>
              <w:spacing w:before="78"/>
              <w:ind w:left="66"/>
              <w:rPr>
                <w:sz w:val="18"/>
              </w:rPr>
            </w:pPr>
            <w:r>
              <w:rPr>
                <w:sz w:val="18"/>
              </w:rPr>
              <w:t>WA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AEE5F20" w14:textId="77777777" w:rsidR="00605A6F" w:rsidRDefault="00605A6F" w:rsidP="00E351FC">
            <w:pPr>
              <w:pStyle w:val="TableParagraph"/>
              <w:spacing w:before="78"/>
              <w:ind w:left="76"/>
              <w:rPr>
                <w:sz w:val="18"/>
              </w:rPr>
            </w:pPr>
            <w:r>
              <w:rPr>
                <w:sz w:val="18"/>
              </w:rPr>
              <w:t>Workaround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75C3F271" w14:textId="77777777" w:rsidR="00605A6F" w:rsidRDefault="00605A6F" w:rsidP="00E351FC">
            <w:pPr>
              <w:rPr>
                <w:sz w:val="2"/>
                <w:szCs w:val="2"/>
              </w:rPr>
            </w:pPr>
          </w:p>
        </w:tc>
      </w:tr>
      <w:tr w:rsidR="00605A6F" w14:paraId="573CF735" w14:textId="77777777" w:rsidTr="00E351FC">
        <w:trPr>
          <w:gridAfter w:val="1"/>
          <w:wAfter w:w="360" w:type="dxa"/>
          <w:trHeight w:val="374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30E94" w14:textId="77777777" w:rsidR="00605A6F" w:rsidRDefault="00605A6F" w:rsidP="00E351FC">
            <w:pPr>
              <w:pStyle w:val="TableParagraph"/>
              <w:spacing w:before="83"/>
              <w:ind w:left="66"/>
              <w:rPr>
                <w:sz w:val="18"/>
              </w:rPr>
            </w:pPr>
            <w:r>
              <w:rPr>
                <w:sz w:val="18"/>
              </w:rPr>
              <w:t>SMS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72F6CB" w14:textId="77777777" w:rsidR="00605A6F" w:rsidRDefault="00605A6F" w:rsidP="00E351FC">
            <w:pPr>
              <w:pStyle w:val="TableParagraph"/>
              <w:spacing w:before="83"/>
              <w:ind w:left="76"/>
              <w:rPr>
                <w:sz w:val="18"/>
              </w:rPr>
            </w:pPr>
            <w:r>
              <w:rPr>
                <w:sz w:val="18"/>
              </w:rPr>
              <w:t>Short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Message Service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507297F8" w14:textId="77777777" w:rsidR="00605A6F" w:rsidRDefault="00605A6F" w:rsidP="00E351FC">
            <w:pPr>
              <w:rPr>
                <w:sz w:val="2"/>
                <w:szCs w:val="2"/>
              </w:rPr>
            </w:pPr>
          </w:p>
        </w:tc>
      </w:tr>
      <w:tr w:rsidR="00605A6F" w14:paraId="77A90C5F" w14:textId="77777777" w:rsidTr="00E351FC">
        <w:trPr>
          <w:gridAfter w:val="1"/>
          <w:wAfter w:w="360" w:type="dxa"/>
          <w:trHeight w:val="373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49E98" w14:textId="77777777" w:rsidR="00605A6F" w:rsidRDefault="00605A6F" w:rsidP="00E351FC">
            <w:pPr>
              <w:pStyle w:val="TableParagraph"/>
              <w:spacing w:before="83"/>
              <w:ind w:left="66"/>
              <w:rPr>
                <w:sz w:val="18"/>
              </w:rPr>
            </w:pPr>
            <w:r>
              <w:rPr>
                <w:sz w:val="18"/>
              </w:rPr>
              <w:t>MMS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A50E1A" w14:textId="77777777" w:rsidR="00605A6F" w:rsidRDefault="00605A6F" w:rsidP="00E351FC">
            <w:pPr>
              <w:pStyle w:val="TableParagraph"/>
              <w:spacing w:before="83"/>
              <w:ind w:left="76"/>
              <w:rPr>
                <w:sz w:val="18"/>
              </w:rPr>
            </w:pPr>
            <w:r>
              <w:rPr>
                <w:sz w:val="18"/>
              </w:rPr>
              <w:t>Multimedia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Messaging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Service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381ACFF7" w14:textId="77777777" w:rsidR="00605A6F" w:rsidRDefault="00605A6F" w:rsidP="00E351FC">
            <w:pPr>
              <w:rPr>
                <w:sz w:val="2"/>
                <w:szCs w:val="2"/>
              </w:rPr>
            </w:pPr>
          </w:p>
        </w:tc>
      </w:tr>
      <w:tr w:rsidR="00605A6F" w14:paraId="4BA34B03" w14:textId="77777777" w:rsidTr="00E351FC">
        <w:trPr>
          <w:gridAfter w:val="1"/>
          <w:wAfter w:w="360" w:type="dxa"/>
          <w:trHeight w:val="379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C89F4" w14:textId="77777777" w:rsidR="00605A6F" w:rsidRDefault="00605A6F" w:rsidP="00E351FC">
            <w:pPr>
              <w:pStyle w:val="TableParagraph"/>
              <w:spacing w:before="84"/>
              <w:ind w:left="66"/>
              <w:rPr>
                <w:sz w:val="18"/>
              </w:rPr>
            </w:pPr>
            <w:r>
              <w:rPr>
                <w:sz w:val="18"/>
              </w:rPr>
              <w:lastRenderedPageBreak/>
              <w:t>FTP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552FC8" w14:textId="77777777" w:rsidR="00605A6F" w:rsidRDefault="00605A6F" w:rsidP="00E351FC">
            <w:pPr>
              <w:pStyle w:val="TableParagraph"/>
              <w:spacing w:before="84"/>
              <w:ind w:left="76"/>
              <w:rPr>
                <w:sz w:val="18"/>
              </w:rPr>
            </w:pPr>
            <w:r>
              <w:rPr>
                <w:sz w:val="18"/>
              </w:rPr>
              <w:t>File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Transfer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Protocol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0916D2D8" w14:textId="77777777" w:rsidR="00605A6F" w:rsidRDefault="00605A6F" w:rsidP="00E351FC">
            <w:pPr>
              <w:rPr>
                <w:sz w:val="2"/>
                <w:szCs w:val="2"/>
              </w:rPr>
            </w:pPr>
          </w:p>
        </w:tc>
      </w:tr>
      <w:tr w:rsidR="00605A6F" w14:paraId="67F29BDF" w14:textId="77777777" w:rsidTr="00E351FC">
        <w:trPr>
          <w:gridAfter w:val="1"/>
          <w:wAfter w:w="360" w:type="dxa"/>
          <w:trHeight w:val="373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181D0" w14:textId="77777777" w:rsidR="00605A6F" w:rsidRDefault="00605A6F" w:rsidP="00E351FC">
            <w:pPr>
              <w:pStyle w:val="TableParagraph"/>
              <w:spacing w:before="78"/>
              <w:ind w:left="66"/>
              <w:rPr>
                <w:sz w:val="18"/>
              </w:rPr>
            </w:pPr>
            <w:r>
              <w:rPr>
                <w:sz w:val="18"/>
              </w:rPr>
              <w:t>CCR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5DEC97" w14:textId="77777777" w:rsidR="00605A6F" w:rsidRDefault="00605A6F" w:rsidP="00E351FC">
            <w:pPr>
              <w:pStyle w:val="TableParagraph"/>
              <w:spacing w:before="78"/>
              <w:ind w:left="76"/>
              <w:rPr>
                <w:sz w:val="18"/>
              </w:rPr>
            </w:pPr>
            <w:r>
              <w:rPr>
                <w:sz w:val="18"/>
              </w:rPr>
              <w:t>Credit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Control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Request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274A4981" w14:textId="77777777" w:rsidR="00605A6F" w:rsidRDefault="00605A6F" w:rsidP="00E351FC">
            <w:pPr>
              <w:rPr>
                <w:sz w:val="2"/>
                <w:szCs w:val="2"/>
              </w:rPr>
            </w:pPr>
          </w:p>
        </w:tc>
      </w:tr>
      <w:tr w:rsidR="00605A6F" w14:paraId="187AE950" w14:textId="77777777" w:rsidTr="00E351FC">
        <w:trPr>
          <w:gridAfter w:val="1"/>
          <w:wAfter w:w="360" w:type="dxa"/>
          <w:trHeight w:val="374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2BB30" w14:textId="77777777" w:rsidR="00605A6F" w:rsidRDefault="00605A6F" w:rsidP="00E351FC">
            <w:pPr>
              <w:pStyle w:val="TableParagraph"/>
              <w:spacing w:before="78"/>
              <w:ind w:left="66"/>
              <w:rPr>
                <w:sz w:val="18"/>
              </w:rPr>
            </w:pPr>
            <w:r>
              <w:rPr>
                <w:sz w:val="18"/>
              </w:rPr>
              <w:t>CCA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E3FFF9" w14:textId="77777777" w:rsidR="00605A6F" w:rsidRDefault="00605A6F" w:rsidP="00E351FC">
            <w:pPr>
              <w:pStyle w:val="TableParagraph"/>
              <w:spacing w:before="78"/>
              <w:ind w:left="76"/>
              <w:rPr>
                <w:sz w:val="18"/>
              </w:rPr>
            </w:pPr>
            <w:r>
              <w:rPr>
                <w:sz w:val="18"/>
              </w:rPr>
              <w:t>Credit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Control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Answer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6EDFBDA2" w14:textId="77777777" w:rsidR="00605A6F" w:rsidRDefault="00605A6F" w:rsidP="00E351FC">
            <w:pPr>
              <w:rPr>
                <w:sz w:val="2"/>
                <w:szCs w:val="2"/>
              </w:rPr>
            </w:pPr>
          </w:p>
        </w:tc>
      </w:tr>
      <w:tr w:rsidR="00605A6F" w14:paraId="1AC88533" w14:textId="77777777" w:rsidTr="00E351FC">
        <w:trPr>
          <w:gridAfter w:val="1"/>
          <w:wAfter w:w="360" w:type="dxa"/>
          <w:trHeight w:val="374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56679" w14:textId="77777777" w:rsidR="00605A6F" w:rsidRDefault="00605A6F" w:rsidP="00E351FC">
            <w:pPr>
              <w:pStyle w:val="TableParagraph"/>
              <w:spacing w:before="83"/>
              <w:ind w:left="66"/>
              <w:rPr>
                <w:sz w:val="18"/>
              </w:rPr>
            </w:pPr>
            <w:r>
              <w:rPr>
                <w:sz w:val="18"/>
              </w:rPr>
              <w:t>3GPP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490393" w14:textId="77777777" w:rsidR="00605A6F" w:rsidRDefault="00605A6F" w:rsidP="00E351FC">
            <w:pPr>
              <w:pStyle w:val="TableParagraph"/>
              <w:spacing w:before="83"/>
              <w:ind w:left="76"/>
              <w:rPr>
                <w:sz w:val="18"/>
              </w:rPr>
            </w:pPr>
            <w:r>
              <w:rPr>
                <w:sz w:val="18"/>
              </w:rPr>
              <w:t>Third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Generation Partnership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Program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251B1384" w14:textId="77777777" w:rsidR="00605A6F" w:rsidRDefault="00605A6F" w:rsidP="00E351FC">
            <w:pPr>
              <w:rPr>
                <w:sz w:val="2"/>
                <w:szCs w:val="2"/>
              </w:rPr>
            </w:pPr>
          </w:p>
        </w:tc>
      </w:tr>
      <w:tr w:rsidR="00605A6F" w14:paraId="75CD47B7" w14:textId="77777777" w:rsidTr="00E351FC">
        <w:trPr>
          <w:gridAfter w:val="1"/>
          <w:wAfter w:w="360" w:type="dxa"/>
          <w:trHeight w:val="379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AABA1" w14:textId="77777777" w:rsidR="00605A6F" w:rsidRDefault="00605A6F" w:rsidP="00E351FC">
            <w:pPr>
              <w:pStyle w:val="TableParagraph"/>
              <w:spacing w:before="84"/>
              <w:ind w:left="66"/>
              <w:rPr>
                <w:sz w:val="18"/>
              </w:rPr>
            </w:pPr>
            <w:r>
              <w:rPr>
                <w:sz w:val="18"/>
              </w:rPr>
              <w:t>UDR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386F882" w14:textId="77777777" w:rsidR="00605A6F" w:rsidRDefault="00605A6F" w:rsidP="00E351FC">
            <w:pPr>
              <w:pStyle w:val="TableParagraph"/>
              <w:spacing w:before="84"/>
              <w:ind w:left="76"/>
              <w:rPr>
                <w:sz w:val="18"/>
              </w:rPr>
            </w:pPr>
            <w:r>
              <w:rPr>
                <w:sz w:val="18"/>
              </w:rPr>
              <w:t>Usage Data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Record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2BF875D5" w14:textId="77777777" w:rsidR="00605A6F" w:rsidRDefault="00605A6F" w:rsidP="00E351FC">
            <w:pPr>
              <w:rPr>
                <w:sz w:val="2"/>
                <w:szCs w:val="2"/>
              </w:rPr>
            </w:pPr>
          </w:p>
        </w:tc>
      </w:tr>
      <w:tr w:rsidR="00605A6F" w14:paraId="6848D1BA" w14:textId="77777777" w:rsidTr="00E351FC">
        <w:trPr>
          <w:gridAfter w:val="1"/>
          <w:wAfter w:w="360" w:type="dxa"/>
          <w:trHeight w:val="374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5216D" w14:textId="77777777" w:rsidR="00605A6F" w:rsidRDefault="00605A6F" w:rsidP="00E351FC">
            <w:pPr>
              <w:pStyle w:val="TableParagraph"/>
              <w:spacing w:before="78"/>
              <w:ind w:left="66"/>
              <w:rPr>
                <w:sz w:val="18"/>
              </w:rPr>
            </w:pPr>
            <w:r>
              <w:rPr>
                <w:sz w:val="18"/>
              </w:rPr>
              <w:t>MSISDN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A204CCD" w14:textId="77777777" w:rsidR="00605A6F" w:rsidRDefault="00605A6F" w:rsidP="00E351FC">
            <w:pPr>
              <w:pStyle w:val="TableParagraph"/>
              <w:spacing w:before="78"/>
              <w:ind w:left="76"/>
              <w:rPr>
                <w:sz w:val="18"/>
              </w:rPr>
            </w:pPr>
            <w:r>
              <w:rPr>
                <w:sz w:val="18"/>
              </w:rPr>
              <w:t>Mobile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Station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International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Subscriber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Directory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Number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442F5E7E" w14:textId="77777777" w:rsidR="00605A6F" w:rsidRDefault="00605A6F" w:rsidP="00E351FC">
            <w:pPr>
              <w:rPr>
                <w:sz w:val="2"/>
                <w:szCs w:val="2"/>
              </w:rPr>
            </w:pPr>
          </w:p>
        </w:tc>
      </w:tr>
      <w:tr w:rsidR="00605A6F" w14:paraId="538850A5" w14:textId="77777777" w:rsidTr="00E351FC">
        <w:trPr>
          <w:gridAfter w:val="1"/>
          <w:wAfter w:w="360" w:type="dxa"/>
          <w:trHeight w:val="373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2B120" w14:textId="77777777" w:rsidR="00605A6F" w:rsidRDefault="00605A6F" w:rsidP="00E351FC">
            <w:pPr>
              <w:pStyle w:val="TableParagraph"/>
              <w:spacing w:before="78"/>
              <w:ind w:left="66"/>
              <w:rPr>
                <w:sz w:val="18"/>
              </w:rPr>
            </w:pPr>
            <w:r>
              <w:rPr>
                <w:sz w:val="18"/>
              </w:rPr>
              <w:t>IMSI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71E953" w14:textId="77777777" w:rsidR="00605A6F" w:rsidRDefault="00605A6F" w:rsidP="00E351FC">
            <w:pPr>
              <w:pStyle w:val="TableParagraph"/>
              <w:spacing w:before="78"/>
              <w:ind w:left="76"/>
              <w:rPr>
                <w:sz w:val="18"/>
              </w:rPr>
            </w:pPr>
            <w:r>
              <w:rPr>
                <w:sz w:val="18"/>
              </w:rPr>
              <w:t>International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Mobile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Subscriber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Identity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6510E0AE" w14:textId="77777777" w:rsidR="00605A6F" w:rsidRDefault="00605A6F" w:rsidP="00E351FC">
            <w:pPr>
              <w:rPr>
                <w:sz w:val="2"/>
                <w:szCs w:val="2"/>
              </w:rPr>
            </w:pPr>
          </w:p>
        </w:tc>
      </w:tr>
      <w:tr w:rsidR="00605A6F" w14:paraId="47E3D306" w14:textId="77777777" w:rsidTr="00E351FC">
        <w:trPr>
          <w:gridAfter w:val="1"/>
          <w:wAfter w:w="360" w:type="dxa"/>
          <w:trHeight w:val="373"/>
        </w:trPr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AB730" w14:textId="77777777" w:rsidR="00605A6F" w:rsidRDefault="00605A6F" w:rsidP="00E351FC">
            <w:pPr>
              <w:pStyle w:val="TableParagraph"/>
              <w:spacing w:before="83"/>
              <w:ind w:left="71"/>
              <w:rPr>
                <w:sz w:val="18"/>
              </w:rPr>
            </w:pPr>
            <w:r>
              <w:rPr>
                <w:sz w:val="18"/>
              </w:rPr>
              <w:t>WS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27FD4" w14:textId="77777777" w:rsidR="00605A6F" w:rsidRDefault="00605A6F" w:rsidP="00E351FC">
            <w:pPr>
              <w:pStyle w:val="TableParagraph"/>
              <w:spacing w:before="83"/>
              <w:ind w:left="76"/>
              <w:rPr>
                <w:sz w:val="18"/>
              </w:rPr>
            </w:pPr>
            <w:r>
              <w:rPr>
                <w:sz w:val="18"/>
              </w:rPr>
              <w:t>Web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Service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300EEE97" w14:textId="77777777" w:rsidR="00605A6F" w:rsidRDefault="00605A6F" w:rsidP="00E351FC">
            <w:pPr>
              <w:rPr>
                <w:sz w:val="2"/>
                <w:szCs w:val="2"/>
              </w:rPr>
            </w:pPr>
          </w:p>
        </w:tc>
      </w:tr>
      <w:tr w:rsidR="00605A6F" w14:paraId="65B647E5" w14:textId="77777777" w:rsidTr="00E351FC">
        <w:trPr>
          <w:gridAfter w:val="1"/>
          <w:wAfter w:w="360" w:type="dxa"/>
          <w:trHeight w:val="374"/>
        </w:trPr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3618D" w14:textId="77777777" w:rsidR="00605A6F" w:rsidRDefault="00605A6F" w:rsidP="00E351FC">
            <w:pPr>
              <w:pStyle w:val="TableParagraph"/>
              <w:spacing w:before="83"/>
              <w:ind w:left="71"/>
              <w:rPr>
                <w:sz w:val="18"/>
              </w:rPr>
            </w:pPr>
            <w:r>
              <w:rPr>
                <w:sz w:val="18"/>
              </w:rPr>
              <w:t>SOI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225EF" w14:textId="77777777" w:rsidR="00605A6F" w:rsidRDefault="00605A6F" w:rsidP="00E351FC">
            <w:pPr>
              <w:pStyle w:val="TableParagraph"/>
              <w:spacing w:before="83"/>
              <w:ind w:left="76"/>
              <w:rPr>
                <w:sz w:val="18"/>
              </w:rPr>
            </w:pPr>
            <w:r>
              <w:rPr>
                <w:sz w:val="18"/>
              </w:rPr>
              <w:t>Service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Oriented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Interface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7255EEC7" w14:textId="77777777" w:rsidR="00605A6F" w:rsidRDefault="00605A6F" w:rsidP="00E351FC">
            <w:pPr>
              <w:rPr>
                <w:sz w:val="2"/>
                <w:szCs w:val="2"/>
              </w:rPr>
            </w:pPr>
          </w:p>
        </w:tc>
      </w:tr>
      <w:tr w:rsidR="00605A6F" w14:paraId="06F62CA3" w14:textId="77777777" w:rsidTr="00E351FC">
        <w:trPr>
          <w:gridAfter w:val="1"/>
          <w:wAfter w:w="360" w:type="dxa"/>
          <w:trHeight w:val="378"/>
        </w:trPr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102EC" w14:textId="77777777" w:rsidR="00605A6F" w:rsidRDefault="00605A6F" w:rsidP="00E351FC">
            <w:pPr>
              <w:pStyle w:val="TableParagraph"/>
              <w:spacing w:before="83"/>
              <w:ind w:left="71"/>
              <w:rPr>
                <w:sz w:val="18"/>
              </w:rPr>
            </w:pPr>
            <w:r>
              <w:rPr>
                <w:sz w:val="18"/>
              </w:rPr>
              <w:t>CMS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9CC55" w14:textId="77777777" w:rsidR="00605A6F" w:rsidRDefault="00605A6F" w:rsidP="00E351FC">
            <w:pPr>
              <w:pStyle w:val="TableParagraph"/>
              <w:spacing w:before="83"/>
              <w:ind w:left="76"/>
              <w:rPr>
                <w:sz w:val="18"/>
              </w:rPr>
            </w:pPr>
            <w:r>
              <w:rPr>
                <w:sz w:val="18"/>
              </w:rPr>
              <w:t>Content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Management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System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43F0C659" w14:textId="77777777" w:rsidR="00605A6F" w:rsidRDefault="00605A6F" w:rsidP="00E351FC">
            <w:pPr>
              <w:rPr>
                <w:sz w:val="2"/>
                <w:szCs w:val="2"/>
              </w:rPr>
            </w:pPr>
          </w:p>
        </w:tc>
      </w:tr>
      <w:tr w:rsidR="00605A6F" w14:paraId="61C979E9" w14:textId="77777777" w:rsidTr="00E351FC">
        <w:trPr>
          <w:trHeight w:val="374"/>
        </w:trPr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B16B3" w14:textId="77777777" w:rsidR="00605A6F" w:rsidRDefault="00605A6F" w:rsidP="00E351FC">
            <w:pPr>
              <w:pStyle w:val="TableParagraph"/>
              <w:spacing w:before="78"/>
              <w:ind w:left="71"/>
              <w:rPr>
                <w:sz w:val="18"/>
              </w:rPr>
            </w:pPr>
            <w:r>
              <w:rPr>
                <w:sz w:val="18"/>
              </w:rPr>
              <w:t>CRM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28E53" w14:textId="77777777" w:rsidR="00605A6F" w:rsidRDefault="00605A6F" w:rsidP="00E351FC">
            <w:pPr>
              <w:pStyle w:val="TableParagraph"/>
              <w:spacing w:before="78"/>
              <w:ind w:left="76"/>
              <w:rPr>
                <w:sz w:val="18"/>
              </w:rPr>
            </w:pPr>
            <w:r>
              <w:rPr>
                <w:sz w:val="18"/>
              </w:rPr>
              <w:t>Customer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Relations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Management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2B5AA998" w14:textId="77777777" w:rsidR="00605A6F" w:rsidRDefault="00605A6F" w:rsidP="00E351FC">
            <w:pPr>
              <w:rPr>
                <w:sz w:val="2"/>
                <w:szCs w:val="2"/>
              </w:rPr>
            </w:pPr>
          </w:p>
        </w:tc>
        <w:tc>
          <w:tcPr>
            <w:tcW w:w="360" w:type="dxa"/>
          </w:tcPr>
          <w:p w14:paraId="502902D6" w14:textId="3D3E260A" w:rsidR="00605A6F" w:rsidRDefault="000D726D">
            <w:r>
              <w:tab/>
            </w:r>
            <w:r>
              <w:tab/>
            </w:r>
          </w:p>
        </w:tc>
      </w:tr>
      <w:tr w:rsidR="00605A6F" w14:paraId="1C224B54" w14:textId="77777777" w:rsidTr="00E351FC">
        <w:trPr>
          <w:gridAfter w:val="1"/>
          <w:wAfter w:w="360" w:type="dxa"/>
          <w:trHeight w:val="374"/>
        </w:trPr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EBBAF" w14:textId="77777777" w:rsidR="00605A6F" w:rsidRDefault="00605A6F" w:rsidP="00E351FC">
            <w:pPr>
              <w:pStyle w:val="TableParagraph"/>
              <w:spacing w:before="78"/>
              <w:ind w:left="71"/>
              <w:rPr>
                <w:sz w:val="18"/>
              </w:rPr>
            </w:pPr>
            <w:r>
              <w:rPr>
                <w:sz w:val="18"/>
              </w:rPr>
              <w:t>OM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310A6" w14:textId="77777777" w:rsidR="00605A6F" w:rsidRDefault="00605A6F" w:rsidP="00E351FC">
            <w:pPr>
              <w:pStyle w:val="TableParagraph"/>
              <w:spacing w:before="78"/>
              <w:ind w:left="76"/>
              <w:rPr>
                <w:sz w:val="18"/>
              </w:rPr>
            </w:pPr>
            <w:r>
              <w:rPr>
                <w:sz w:val="18"/>
              </w:rPr>
              <w:t>Order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Management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56B2959B" w14:textId="77777777" w:rsidR="00605A6F" w:rsidRDefault="00605A6F" w:rsidP="00E351FC">
            <w:pPr>
              <w:rPr>
                <w:sz w:val="2"/>
                <w:szCs w:val="2"/>
              </w:rPr>
            </w:pPr>
          </w:p>
        </w:tc>
      </w:tr>
      <w:tr w:rsidR="00605A6F" w14:paraId="4D5D01F2" w14:textId="77777777" w:rsidTr="00E351FC">
        <w:trPr>
          <w:gridAfter w:val="1"/>
          <w:wAfter w:w="360" w:type="dxa"/>
          <w:trHeight w:val="388"/>
        </w:trPr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09E32" w14:textId="77777777" w:rsidR="00605A6F" w:rsidRDefault="00605A6F" w:rsidP="00E351F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1C559" w14:textId="77777777" w:rsidR="00605A6F" w:rsidRDefault="00605A6F" w:rsidP="00E351F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02ECB15E" w14:textId="77777777" w:rsidR="00605A6F" w:rsidRDefault="00605A6F" w:rsidP="00E351FC">
            <w:pPr>
              <w:rPr>
                <w:sz w:val="2"/>
                <w:szCs w:val="2"/>
              </w:rPr>
            </w:pPr>
          </w:p>
        </w:tc>
      </w:tr>
    </w:tbl>
    <w:p w14:paraId="66CC7DF8" w14:textId="77777777" w:rsidR="00605A6F" w:rsidRDefault="00605A6F" w:rsidP="000C2CBC">
      <w:pPr>
        <w:rPr>
          <w:sz w:val="36"/>
          <w:szCs w:val="36"/>
        </w:rPr>
      </w:pPr>
    </w:p>
    <w:p w14:paraId="3FBE3653" w14:textId="05CEBA44" w:rsidR="000C2CBC" w:rsidRDefault="000C2CBC" w:rsidP="000C2CBC">
      <w:pPr>
        <w:rPr>
          <w:sz w:val="36"/>
          <w:szCs w:val="36"/>
        </w:rPr>
      </w:pPr>
      <w:r>
        <w:rPr>
          <w:sz w:val="36"/>
          <w:szCs w:val="36"/>
        </w:rPr>
        <w:t xml:space="preserve">2-Functional </w:t>
      </w:r>
      <w:proofErr w:type="spellStart"/>
      <w:r>
        <w:rPr>
          <w:sz w:val="36"/>
          <w:szCs w:val="36"/>
        </w:rPr>
        <w:t>Requirements</w:t>
      </w:r>
      <w:proofErr w:type="spellEnd"/>
    </w:p>
    <w:p w14:paraId="79452C90" w14:textId="6EDA7A1C" w:rsidR="00680F78" w:rsidRPr="00312E01" w:rsidRDefault="00605A6F" w:rsidP="000C2CBC">
      <w:pPr>
        <w:ind w:firstLine="360"/>
        <w:rPr>
          <w:sz w:val="28"/>
          <w:szCs w:val="28"/>
        </w:rPr>
      </w:pPr>
      <w:r>
        <w:rPr>
          <w:sz w:val="28"/>
          <w:szCs w:val="28"/>
        </w:rPr>
        <w:t>2</w:t>
      </w:r>
      <w:r w:rsidR="000C2CBC" w:rsidRPr="00312E01">
        <w:rPr>
          <w:sz w:val="28"/>
          <w:szCs w:val="28"/>
        </w:rPr>
        <w:t>.</w:t>
      </w:r>
      <w:r w:rsidR="00680F78" w:rsidRPr="00312E01">
        <w:rPr>
          <w:sz w:val="28"/>
          <w:szCs w:val="28"/>
        </w:rPr>
        <w:t xml:space="preserve">1.Android/IOS </w:t>
      </w:r>
    </w:p>
    <w:p w14:paraId="638B406C" w14:textId="51843836" w:rsidR="00680F78" w:rsidRDefault="00680F78" w:rsidP="00680F78">
      <w:pPr>
        <w:pStyle w:val="ListeParagraf"/>
        <w:numPr>
          <w:ilvl w:val="0"/>
          <w:numId w:val="2"/>
        </w:numPr>
        <w:spacing w:line="256" w:lineRule="auto"/>
      </w:pPr>
      <w:r>
        <w:t xml:space="preserve">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Android</w:t>
      </w:r>
      <w:proofErr w:type="spellEnd"/>
      <w:r>
        <w:t xml:space="preserve">-IOS main </w:t>
      </w:r>
      <w:proofErr w:type="spellStart"/>
      <w:r>
        <w:t>screen</w:t>
      </w:r>
      <w:proofErr w:type="spellEnd"/>
      <w:r>
        <w:t xml:space="preserve">, a </w:t>
      </w:r>
      <w:proofErr w:type="spellStart"/>
      <w:r>
        <w:t>sign-up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 in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appear</w:t>
      </w:r>
      <w:proofErr w:type="spellEnd"/>
      <w:r>
        <w:t>.</w:t>
      </w:r>
    </w:p>
    <w:p w14:paraId="5D98ACED" w14:textId="7DAA7C94" w:rsidR="00680F78" w:rsidRDefault="00680F78" w:rsidP="00680F78">
      <w:pPr>
        <w:pStyle w:val="ListeParagraf"/>
        <w:numPr>
          <w:ilvl w:val="0"/>
          <w:numId w:val="2"/>
        </w:numPr>
        <w:spacing w:line="256" w:lineRule="auto"/>
      </w:pPr>
      <w:proofErr w:type="spellStart"/>
      <w:r>
        <w:t>After</w:t>
      </w:r>
      <w:proofErr w:type="spellEnd"/>
      <w:r>
        <w:t xml:space="preserve"> </w:t>
      </w:r>
      <w:proofErr w:type="spellStart"/>
      <w:r>
        <w:t>clicking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subscribe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entering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name, </w:t>
      </w:r>
      <w:proofErr w:type="spellStart"/>
      <w:r>
        <w:t>surname</w:t>
      </w:r>
      <w:proofErr w:type="spellEnd"/>
      <w:r>
        <w:t xml:space="preserve">, </w:t>
      </w:r>
      <w:proofErr w:type="spellStart"/>
      <w:r>
        <w:t>phone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, e-mail, </w:t>
      </w:r>
      <w:proofErr w:type="spellStart"/>
      <w:r>
        <w:t>password</w:t>
      </w:r>
      <w:proofErr w:type="spellEnd"/>
      <w:del w:id="122" w:author="M.Ali FIRAT" w:date="2023-08-08T16:41:00Z">
        <w:r w:rsidR="00E771EB" w:rsidDel="004E1329">
          <w:delText>i</w:delText>
        </w:r>
      </w:del>
      <w:r w:rsidR="00E771EB">
        <w:t xml:space="preserve"> </w:t>
      </w:r>
      <w:proofErr w:type="spellStart"/>
      <w:r w:rsidR="00E771EB">
        <w:t>security</w:t>
      </w:r>
      <w:proofErr w:type="spellEnd"/>
      <w:r w:rsidR="00E771EB">
        <w:t xml:space="preserve"> </w:t>
      </w:r>
      <w:proofErr w:type="spellStart"/>
      <w:r w:rsidR="00E771EB">
        <w:t>key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opens</w:t>
      </w:r>
      <w:proofErr w:type="spellEnd"/>
      <w:r>
        <w:t>.</w:t>
      </w:r>
    </w:p>
    <w:p w14:paraId="107A3061" w14:textId="6F510B36" w:rsidR="00FF52D8" w:rsidRDefault="00FF52D8" w:rsidP="00680F78">
      <w:pPr>
        <w:pStyle w:val="ListeParagraf"/>
        <w:numPr>
          <w:ilvl w:val="0"/>
          <w:numId w:val="2"/>
        </w:numPr>
        <w:spacing w:line="256" w:lineRule="auto"/>
      </w:pPr>
      <w:proofErr w:type="spellStart"/>
      <w:r w:rsidRPr="00FF52D8">
        <w:t>The</w:t>
      </w:r>
      <w:proofErr w:type="spellEnd"/>
      <w:r w:rsidRPr="00FF52D8">
        <w:t xml:space="preserve"> </w:t>
      </w:r>
      <w:proofErr w:type="spellStart"/>
      <w:r w:rsidRPr="00FF52D8">
        <w:t>password</w:t>
      </w:r>
      <w:proofErr w:type="spellEnd"/>
      <w:r w:rsidRPr="00FF52D8">
        <w:t xml:space="preserve"> </w:t>
      </w:r>
      <w:proofErr w:type="spellStart"/>
      <w:r w:rsidRPr="00FF52D8">
        <w:t>should</w:t>
      </w:r>
      <w:proofErr w:type="spellEnd"/>
      <w:r w:rsidRPr="00FF52D8">
        <w:t xml:space="preserve"> not be </w:t>
      </w:r>
      <w:proofErr w:type="spellStart"/>
      <w:r w:rsidRPr="00FF52D8">
        <w:t>less</w:t>
      </w:r>
      <w:proofErr w:type="spellEnd"/>
      <w:r w:rsidRPr="00FF52D8">
        <w:t xml:space="preserve"> </w:t>
      </w:r>
      <w:proofErr w:type="spellStart"/>
      <w:r w:rsidRPr="00FF52D8">
        <w:t>than</w:t>
      </w:r>
      <w:proofErr w:type="spellEnd"/>
      <w:r w:rsidRPr="00FF52D8">
        <w:t xml:space="preserve"> 8 </w:t>
      </w:r>
      <w:proofErr w:type="spellStart"/>
      <w:r w:rsidRPr="00FF52D8">
        <w:t>digits</w:t>
      </w:r>
      <w:proofErr w:type="spellEnd"/>
      <w:r w:rsidRPr="00FF52D8">
        <w:t xml:space="preserve"> </w:t>
      </w:r>
      <w:proofErr w:type="spellStart"/>
      <w:r w:rsidRPr="00FF52D8">
        <w:t>and</w:t>
      </w:r>
      <w:proofErr w:type="spellEnd"/>
      <w:r w:rsidRPr="00FF52D8">
        <w:t xml:space="preserve"> </w:t>
      </w:r>
      <w:proofErr w:type="spellStart"/>
      <w:r w:rsidRPr="00FF52D8">
        <w:t>contain</w:t>
      </w:r>
      <w:proofErr w:type="spellEnd"/>
      <w:r w:rsidRPr="00FF52D8">
        <w:t xml:space="preserve"> </w:t>
      </w:r>
      <w:proofErr w:type="spellStart"/>
      <w:r w:rsidRPr="00FF52D8">
        <w:t>uppercase</w:t>
      </w:r>
      <w:proofErr w:type="spellEnd"/>
      <w:r w:rsidRPr="00FF52D8">
        <w:t xml:space="preserve">, </w:t>
      </w:r>
      <w:proofErr w:type="spellStart"/>
      <w:r w:rsidRPr="00FF52D8">
        <w:t>lowercase</w:t>
      </w:r>
      <w:proofErr w:type="spellEnd"/>
      <w:r w:rsidRPr="00FF52D8">
        <w:t xml:space="preserve"> </w:t>
      </w:r>
      <w:proofErr w:type="spellStart"/>
      <w:r w:rsidRPr="00FF52D8">
        <w:t>and</w:t>
      </w:r>
      <w:proofErr w:type="spellEnd"/>
      <w:r w:rsidRPr="00FF52D8">
        <w:t xml:space="preserve"> </w:t>
      </w:r>
      <w:proofErr w:type="spellStart"/>
      <w:r w:rsidRPr="00FF52D8">
        <w:t>special</w:t>
      </w:r>
      <w:proofErr w:type="spellEnd"/>
      <w:r w:rsidRPr="00FF52D8">
        <w:t xml:space="preserve"> </w:t>
      </w:r>
      <w:proofErr w:type="spellStart"/>
      <w:r w:rsidRPr="00FF52D8">
        <w:t>characters</w:t>
      </w:r>
      <w:proofErr w:type="spellEnd"/>
      <w:r w:rsidRPr="00FF52D8">
        <w:t>.</w:t>
      </w:r>
    </w:p>
    <w:p w14:paraId="132802D1" w14:textId="6EBCDA1F" w:rsidR="00FF52D8" w:rsidRDefault="00FF52D8" w:rsidP="00680F78">
      <w:pPr>
        <w:pStyle w:val="ListeParagraf"/>
        <w:numPr>
          <w:ilvl w:val="0"/>
          <w:numId w:val="2"/>
        </w:numPr>
        <w:spacing w:line="256" w:lineRule="auto"/>
      </w:pPr>
      <w:proofErr w:type="spellStart"/>
      <w:r w:rsidRPr="00FF52D8">
        <w:t>The</w:t>
      </w:r>
      <w:proofErr w:type="spellEnd"/>
      <w:r w:rsidRPr="00FF52D8">
        <w:t xml:space="preserve"> </w:t>
      </w:r>
      <w:proofErr w:type="spellStart"/>
      <w:r w:rsidRPr="00FF52D8">
        <w:t>phone</w:t>
      </w:r>
      <w:proofErr w:type="spellEnd"/>
      <w:r w:rsidRPr="00FF52D8">
        <w:t xml:space="preserve"> </w:t>
      </w:r>
      <w:proofErr w:type="spellStart"/>
      <w:r w:rsidRPr="00FF52D8">
        <w:t>number</w:t>
      </w:r>
      <w:proofErr w:type="spellEnd"/>
      <w:r w:rsidRPr="00FF52D8">
        <w:t xml:space="preserve"> </w:t>
      </w:r>
      <w:proofErr w:type="spellStart"/>
      <w:r w:rsidRPr="00FF52D8">
        <w:t>will</w:t>
      </w:r>
      <w:proofErr w:type="spellEnd"/>
      <w:r w:rsidRPr="00FF52D8">
        <w:t xml:space="preserve"> be </w:t>
      </w:r>
      <w:proofErr w:type="spellStart"/>
      <w:r w:rsidRPr="00FF52D8">
        <w:t>just</w:t>
      </w:r>
      <w:proofErr w:type="spellEnd"/>
      <w:r w:rsidRPr="00FF52D8">
        <w:t xml:space="preserve"> </w:t>
      </w:r>
      <w:proofErr w:type="spellStart"/>
      <w:r w:rsidRPr="00FF52D8">
        <w:t>the</w:t>
      </w:r>
      <w:proofErr w:type="spellEnd"/>
      <w:r w:rsidRPr="00FF52D8">
        <w:t xml:space="preserve"> </w:t>
      </w:r>
      <w:proofErr w:type="spellStart"/>
      <w:r w:rsidRPr="00FF52D8">
        <w:t>number</w:t>
      </w:r>
      <w:proofErr w:type="spellEnd"/>
      <w:r w:rsidRPr="00FF52D8">
        <w:t xml:space="preserve"> </w:t>
      </w:r>
      <w:proofErr w:type="spellStart"/>
      <w:r w:rsidRPr="00FF52D8">
        <w:t>and</w:t>
      </w:r>
      <w:proofErr w:type="spellEnd"/>
      <w:r w:rsidRPr="00FF52D8">
        <w:t xml:space="preserve"> start </w:t>
      </w:r>
      <w:proofErr w:type="spellStart"/>
      <w:r w:rsidRPr="00FF52D8">
        <w:t>with</w:t>
      </w:r>
      <w:proofErr w:type="spellEnd"/>
      <w:r w:rsidRPr="00FF52D8">
        <w:t xml:space="preserve"> </w:t>
      </w:r>
      <w:proofErr w:type="spellStart"/>
      <w:r w:rsidRPr="00FF52D8">
        <w:t>the</w:t>
      </w:r>
      <w:proofErr w:type="spellEnd"/>
      <w:r w:rsidRPr="00FF52D8">
        <w:t xml:space="preserve"> </w:t>
      </w:r>
      <w:proofErr w:type="spellStart"/>
      <w:r w:rsidRPr="00FF52D8">
        <w:t>number</w:t>
      </w:r>
      <w:proofErr w:type="spellEnd"/>
      <w:r w:rsidRPr="00FF52D8">
        <w:t xml:space="preserve"> 5.</w:t>
      </w:r>
    </w:p>
    <w:p w14:paraId="5E08C182" w14:textId="55F8714B" w:rsidR="00FF52D8" w:rsidRDefault="00FF52D8" w:rsidP="00680F78">
      <w:pPr>
        <w:pStyle w:val="ListeParagraf"/>
        <w:numPr>
          <w:ilvl w:val="0"/>
          <w:numId w:val="2"/>
        </w:numPr>
        <w:spacing w:line="256" w:lineRule="auto"/>
      </w:pPr>
      <w:proofErr w:type="spellStart"/>
      <w:r w:rsidRPr="00FF52D8">
        <w:t>Turkish</w:t>
      </w:r>
      <w:proofErr w:type="spellEnd"/>
      <w:r w:rsidRPr="00FF52D8">
        <w:t xml:space="preserve"> </w:t>
      </w:r>
      <w:proofErr w:type="spellStart"/>
      <w:r w:rsidRPr="00FF52D8">
        <w:t>characters</w:t>
      </w:r>
      <w:proofErr w:type="spellEnd"/>
      <w:r w:rsidRPr="00FF52D8">
        <w:t xml:space="preserve"> </w:t>
      </w:r>
      <w:proofErr w:type="spellStart"/>
      <w:r w:rsidRPr="00FF52D8">
        <w:t>will</w:t>
      </w:r>
      <w:proofErr w:type="spellEnd"/>
      <w:r w:rsidRPr="00FF52D8">
        <w:t xml:space="preserve"> be </w:t>
      </w:r>
      <w:proofErr w:type="spellStart"/>
      <w:r w:rsidRPr="00FF52D8">
        <w:t>supported</w:t>
      </w:r>
      <w:proofErr w:type="spellEnd"/>
      <w:r w:rsidRPr="00FF52D8">
        <w:t>.</w:t>
      </w:r>
    </w:p>
    <w:p w14:paraId="34991569" w14:textId="77777777" w:rsidR="00680F78" w:rsidRDefault="00680F78" w:rsidP="00680F78">
      <w:pPr>
        <w:pStyle w:val="ListeParagraf"/>
        <w:numPr>
          <w:ilvl w:val="0"/>
          <w:numId w:val="2"/>
        </w:numPr>
        <w:spacing w:line="256" w:lineRule="auto"/>
      </w:pPr>
      <w:proofErr w:type="spellStart"/>
      <w:r>
        <w:t>The</w:t>
      </w:r>
      <w:proofErr w:type="spellEnd"/>
      <w:r>
        <w:t xml:space="preserve"> user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clicks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directed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screen</w:t>
      </w:r>
      <w:proofErr w:type="spellEnd"/>
      <w:r>
        <w:t>.</w:t>
      </w:r>
    </w:p>
    <w:p w14:paraId="6FD73BC7" w14:textId="77777777" w:rsidR="00680F78" w:rsidRDefault="00680F78" w:rsidP="00680F78">
      <w:pPr>
        <w:pStyle w:val="ListeParagraf"/>
        <w:numPr>
          <w:ilvl w:val="0"/>
          <w:numId w:val="2"/>
        </w:numPr>
        <w:spacing w:line="256" w:lineRule="auto"/>
      </w:pPr>
      <w:proofErr w:type="spellStart"/>
      <w:r>
        <w:t>The</w:t>
      </w:r>
      <w:proofErr w:type="spellEnd"/>
      <w:r>
        <w:t xml:space="preserve"> user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forgets</w:t>
      </w:r>
      <w:proofErr w:type="spellEnd"/>
      <w:r>
        <w:t xml:space="preserve"> his </w:t>
      </w:r>
      <w:proofErr w:type="spellStart"/>
      <w:r>
        <w:t>password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his </w:t>
      </w:r>
      <w:proofErr w:type="spellStart"/>
      <w:r>
        <w:t>phone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 in </w:t>
      </w:r>
      <w:proofErr w:type="spellStart"/>
      <w:r>
        <w:t>to</w:t>
      </w:r>
      <w:proofErr w:type="spellEnd"/>
      <w:r>
        <w:t xml:space="preserve"> his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sms</w:t>
      </w:r>
      <w:proofErr w:type="spellEnd"/>
      <w:r>
        <w:t>/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sent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user's</w:t>
      </w:r>
      <w:proofErr w:type="spellEnd"/>
      <w:r>
        <w:t xml:space="preserve"> </w:t>
      </w:r>
      <w:proofErr w:type="spellStart"/>
      <w:r>
        <w:t>phone</w:t>
      </w:r>
      <w:proofErr w:type="spellEnd"/>
      <w:r>
        <w:t>.</w:t>
      </w:r>
    </w:p>
    <w:p w14:paraId="2F1D2AF1" w14:textId="77777777" w:rsidR="00680F78" w:rsidRDefault="00680F78" w:rsidP="00680F78">
      <w:pPr>
        <w:pStyle w:val="ListeParagraf"/>
        <w:numPr>
          <w:ilvl w:val="0"/>
          <w:numId w:val="2"/>
        </w:numPr>
        <w:spacing w:line="256" w:lineRule="auto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user </w:t>
      </w:r>
      <w:proofErr w:type="spellStart"/>
      <w:r>
        <w:t>enters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, he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remaining</w:t>
      </w:r>
      <w:proofErr w:type="spellEnd"/>
      <w:r>
        <w:t xml:space="preserve"> </w:t>
      </w:r>
      <w:proofErr w:type="spellStart"/>
      <w:r>
        <w:t>minutes</w:t>
      </w:r>
      <w:proofErr w:type="spellEnd"/>
      <w:r>
        <w:t xml:space="preserve">, internet,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sms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>.</w:t>
      </w:r>
    </w:p>
    <w:p w14:paraId="0D053DE4" w14:textId="77777777" w:rsidR="00680F78" w:rsidRDefault="00680F78" w:rsidP="00680F78">
      <w:pPr>
        <w:pStyle w:val="ListeParagraf"/>
        <w:numPr>
          <w:ilvl w:val="0"/>
          <w:numId w:val="2"/>
        </w:numPr>
        <w:spacing w:line="256" w:lineRule="auto"/>
      </w:pPr>
      <w:proofErr w:type="spellStart"/>
      <w:r>
        <w:t>The</w:t>
      </w:r>
      <w:proofErr w:type="spellEnd"/>
      <w:r>
        <w:t xml:space="preserve"> </w:t>
      </w:r>
      <w:proofErr w:type="spellStart"/>
      <w:r>
        <w:t>subscriber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up-to-date</w:t>
      </w:r>
      <w:proofErr w:type="spellEnd"/>
      <w:r>
        <w:t xml:space="preserve"> </w:t>
      </w:r>
      <w:proofErr w:type="spellStart"/>
      <w:r>
        <w:t>billing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>.</w:t>
      </w:r>
    </w:p>
    <w:p w14:paraId="1D23FB3E" w14:textId="77777777" w:rsidR="00680F78" w:rsidRDefault="00680F78" w:rsidP="00680F78">
      <w:pPr>
        <w:pStyle w:val="ListeParagraf"/>
        <w:numPr>
          <w:ilvl w:val="0"/>
          <w:numId w:val="2"/>
        </w:numPr>
        <w:spacing w:line="256" w:lineRule="auto"/>
      </w:pPr>
      <w:proofErr w:type="spellStart"/>
      <w:r>
        <w:t>There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an </w:t>
      </w:r>
      <w:proofErr w:type="spellStart"/>
      <w:r>
        <w:t>additional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main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go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additional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button</w:t>
      </w:r>
      <w:proofErr w:type="spellEnd"/>
      <w:r>
        <w:t>.</w:t>
      </w:r>
    </w:p>
    <w:p w14:paraId="086A41D5" w14:textId="77777777" w:rsidR="00680F78" w:rsidRDefault="00680F78" w:rsidP="00680F78">
      <w:pPr>
        <w:pStyle w:val="ListeParagraf"/>
        <w:numPr>
          <w:ilvl w:val="0"/>
          <w:numId w:val="2"/>
        </w:numPr>
        <w:spacing w:line="256" w:lineRule="auto"/>
      </w:pPr>
      <w:proofErr w:type="spellStart"/>
      <w:r>
        <w:t>Subscriber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a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registering</w:t>
      </w:r>
      <w:proofErr w:type="spellEnd"/>
      <w:r>
        <w:t>.</w:t>
      </w:r>
    </w:p>
    <w:p w14:paraId="3F2CF39A" w14:textId="77777777" w:rsidR="00E17D62" w:rsidRDefault="00E17D62" w:rsidP="000C2CBC">
      <w:pPr>
        <w:ind w:firstLine="360"/>
        <w:rPr>
          <w:ins w:id="123" w:author="M.Ali FIRAT" w:date="2023-08-09T11:23:00Z"/>
          <w:sz w:val="28"/>
          <w:szCs w:val="28"/>
        </w:rPr>
      </w:pPr>
    </w:p>
    <w:p w14:paraId="070E7DC8" w14:textId="1542CFDC" w:rsidR="00680F78" w:rsidRPr="00E17D62" w:rsidRDefault="00605A6F" w:rsidP="000C2CBC">
      <w:pPr>
        <w:ind w:firstLine="360"/>
        <w:rPr>
          <w:b/>
          <w:bCs/>
          <w:sz w:val="24"/>
          <w:szCs w:val="24"/>
          <w:rPrChange w:id="124" w:author="M.Ali FIRAT" w:date="2023-08-09T11:24:00Z">
            <w:rPr>
              <w:sz w:val="28"/>
              <w:szCs w:val="28"/>
            </w:rPr>
          </w:rPrChange>
        </w:rPr>
      </w:pPr>
      <w:r w:rsidRPr="00E17D62">
        <w:rPr>
          <w:b/>
          <w:bCs/>
          <w:sz w:val="24"/>
          <w:szCs w:val="24"/>
          <w:rPrChange w:id="125" w:author="M.Ali FIRAT" w:date="2023-08-09T11:24:00Z">
            <w:rPr>
              <w:sz w:val="28"/>
              <w:szCs w:val="28"/>
            </w:rPr>
          </w:rPrChange>
        </w:rPr>
        <w:lastRenderedPageBreak/>
        <w:t>2</w:t>
      </w:r>
      <w:r w:rsidR="000C2CBC" w:rsidRPr="00E17D62">
        <w:rPr>
          <w:b/>
          <w:bCs/>
          <w:sz w:val="24"/>
          <w:szCs w:val="24"/>
          <w:rPrChange w:id="126" w:author="M.Ali FIRAT" w:date="2023-08-09T11:24:00Z">
            <w:rPr>
              <w:sz w:val="28"/>
              <w:szCs w:val="28"/>
            </w:rPr>
          </w:rPrChange>
        </w:rPr>
        <w:t>.</w:t>
      </w:r>
      <w:r w:rsidR="00680F78" w:rsidRPr="00E17D62">
        <w:rPr>
          <w:b/>
          <w:bCs/>
          <w:sz w:val="24"/>
          <w:szCs w:val="24"/>
          <w:rPrChange w:id="127" w:author="M.Ali FIRAT" w:date="2023-08-09T11:24:00Z">
            <w:rPr>
              <w:sz w:val="28"/>
              <w:szCs w:val="28"/>
            </w:rPr>
          </w:rPrChange>
        </w:rPr>
        <w:t>2.Web</w:t>
      </w:r>
    </w:p>
    <w:p w14:paraId="0D59568B" w14:textId="77777777" w:rsidR="00680F78" w:rsidRDefault="00680F78" w:rsidP="00680F78">
      <w:pPr>
        <w:pStyle w:val="ListeParagraf"/>
        <w:numPr>
          <w:ilvl w:val="0"/>
          <w:numId w:val="4"/>
        </w:numPr>
        <w:spacing w:line="256" w:lineRule="auto"/>
      </w:pPr>
      <w:proofErr w:type="spellStart"/>
      <w:r>
        <w:t>There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a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web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screen</w:t>
      </w:r>
      <w:proofErr w:type="spellEnd"/>
      <w:r>
        <w:t>.</w:t>
      </w:r>
    </w:p>
    <w:p w14:paraId="3759B7A9" w14:textId="0C92055A" w:rsidR="00680F78" w:rsidRDefault="00680F78" w:rsidP="00680F78">
      <w:pPr>
        <w:pStyle w:val="ListeParagraf"/>
        <w:numPr>
          <w:ilvl w:val="0"/>
          <w:numId w:val="4"/>
        </w:numPr>
        <w:spacing w:line="256" w:lineRule="auto"/>
      </w:pPr>
      <w:proofErr w:type="spellStart"/>
      <w:r>
        <w:t>After</w:t>
      </w:r>
      <w:proofErr w:type="spellEnd"/>
      <w:r>
        <w:t xml:space="preserve"> </w:t>
      </w:r>
      <w:proofErr w:type="spellStart"/>
      <w:r>
        <w:t>clicking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, it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go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user </w:t>
      </w:r>
      <w:proofErr w:type="spellStart"/>
      <w:r>
        <w:t>creation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here </w:t>
      </w:r>
      <w:proofErr w:type="spellStart"/>
      <w:r>
        <w:t>by</w:t>
      </w:r>
      <w:proofErr w:type="spellEnd"/>
      <w:r>
        <w:t xml:space="preserve"> </w:t>
      </w:r>
      <w:proofErr w:type="spellStart"/>
      <w:r>
        <w:t>entering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name, </w:t>
      </w:r>
      <w:proofErr w:type="spellStart"/>
      <w:r>
        <w:t>surname</w:t>
      </w:r>
      <w:proofErr w:type="spellEnd"/>
      <w:r>
        <w:t xml:space="preserve">, </w:t>
      </w:r>
      <w:proofErr w:type="spellStart"/>
      <w:r>
        <w:t>phone</w:t>
      </w:r>
      <w:proofErr w:type="spellEnd"/>
      <w:r>
        <w:t xml:space="preserve"> </w:t>
      </w:r>
      <w:proofErr w:type="spellStart"/>
      <w:r>
        <w:t>number</w:t>
      </w:r>
      <w:proofErr w:type="spellEnd"/>
      <w:r>
        <w:t>, e-mail</w:t>
      </w:r>
      <w:r w:rsidR="00E771EB">
        <w:t xml:space="preserve">, </w:t>
      </w:r>
      <w:proofErr w:type="spellStart"/>
      <w:r w:rsidR="00E771EB">
        <w:t>security</w:t>
      </w:r>
      <w:proofErr w:type="spellEnd"/>
      <w:r w:rsidR="00E771EB">
        <w:t xml:space="preserve"> </w:t>
      </w:r>
      <w:proofErr w:type="spellStart"/>
      <w:r w:rsidR="00E771EB">
        <w:t>key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>.</w:t>
      </w:r>
    </w:p>
    <w:p w14:paraId="30D08085" w14:textId="77777777" w:rsidR="00A022DF" w:rsidRDefault="00A022DF" w:rsidP="00A022DF">
      <w:pPr>
        <w:pStyle w:val="ListeParagraf"/>
        <w:numPr>
          <w:ilvl w:val="0"/>
          <w:numId w:val="4"/>
        </w:numPr>
        <w:spacing w:line="256" w:lineRule="auto"/>
      </w:pPr>
      <w:proofErr w:type="spellStart"/>
      <w:r w:rsidRPr="00FF52D8">
        <w:t>The</w:t>
      </w:r>
      <w:proofErr w:type="spellEnd"/>
      <w:r w:rsidRPr="00FF52D8">
        <w:t xml:space="preserve"> </w:t>
      </w:r>
      <w:proofErr w:type="spellStart"/>
      <w:r w:rsidRPr="00FF52D8">
        <w:t>password</w:t>
      </w:r>
      <w:proofErr w:type="spellEnd"/>
      <w:r w:rsidRPr="00FF52D8">
        <w:t xml:space="preserve"> </w:t>
      </w:r>
      <w:proofErr w:type="spellStart"/>
      <w:r w:rsidRPr="00FF52D8">
        <w:t>should</w:t>
      </w:r>
      <w:proofErr w:type="spellEnd"/>
      <w:r w:rsidRPr="00FF52D8">
        <w:t xml:space="preserve"> not be </w:t>
      </w:r>
      <w:proofErr w:type="spellStart"/>
      <w:r w:rsidRPr="00FF52D8">
        <w:t>less</w:t>
      </w:r>
      <w:proofErr w:type="spellEnd"/>
      <w:r w:rsidRPr="00FF52D8">
        <w:t xml:space="preserve"> </w:t>
      </w:r>
      <w:proofErr w:type="spellStart"/>
      <w:r w:rsidRPr="00FF52D8">
        <w:t>than</w:t>
      </w:r>
      <w:proofErr w:type="spellEnd"/>
      <w:r w:rsidRPr="00FF52D8">
        <w:t xml:space="preserve"> 8 </w:t>
      </w:r>
      <w:proofErr w:type="spellStart"/>
      <w:r w:rsidRPr="00FF52D8">
        <w:t>digits</w:t>
      </w:r>
      <w:proofErr w:type="spellEnd"/>
      <w:r w:rsidRPr="00FF52D8">
        <w:t xml:space="preserve"> </w:t>
      </w:r>
      <w:proofErr w:type="spellStart"/>
      <w:r w:rsidRPr="00FF52D8">
        <w:t>and</w:t>
      </w:r>
      <w:proofErr w:type="spellEnd"/>
      <w:r w:rsidRPr="00FF52D8">
        <w:t xml:space="preserve"> </w:t>
      </w:r>
      <w:proofErr w:type="spellStart"/>
      <w:r w:rsidRPr="00FF52D8">
        <w:t>contain</w:t>
      </w:r>
      <w:proofErr w:type="spellEnd"/>
      <w:r w:rsidRPr="00FF52D8">
        <w:t xml:space="preserve"> </w:t>
      </w:r>
      <w:proofErr w:type="spellStart"/>
      <w:r w:rsidRPr="00FF52D8">
        <w:t>uppercase</w:t>
      </w:r>
      <w:proofErr w:type="spellEnd"/>
      <w:r w:rsidRPr="00FF52D8">
        <w:t xml:space="preserve">, </w:t>
      </w:r>
      <w:proofErr w:type="spellStart"/>
      <w:r w:rsidRPr="00FF52D8">
        <w:t>lowercase</w:t>
      </w:r>
      <w:proofErr w:type="spellEnd"/>
      <w:r w:rsidRPr="00FF52D8">
        <w:t xml:space="preserve"> </w:t>
      </w:r>
      <w:proofErr w:type="spellStart"/>
      <w:r w:rsidRPr="00FF52D8">
        <w:t>and</w:t>
      </w:r>
      <w:proofErr w:type="spellEnd"/>
      <w:r w:rsidRPr="00FF52D8">
        <w:t xml:space="preserve"> </w:t>
      </w:r>
      <w:proofErr w:type="spellStart"/>
      <w:r w:rsidRPr="00FF52D8">
        <w:t>special</w:t>
      </w:r>
      <w:proofErr w:type="spellEnd"/>
      <w:r w:rsidRPr="00FF52D8">
        <w:t xml:space="preserve"> </w:t>
      </w:r>
      <w:proofErr w:type="spellStart"/>
      <w:r w:rsidRPr="00FF52D8">
        <w:t>characters</w:t>
      </w:r>
      <w:proofErr w:type="spellEnd"/>
      <w:r w:rsidRPr="00FF52D8">
        <w:t>.</w:t>
      </w:r>
    </w:p>
    <w:p w14:paraId="6D64E2B8" w14:textId="77777777" w:rsidR="00A022DF" w:rsidRDefault="00A022DF" w:rsidP="00A022DF">
      <w:pPr>
        <w:pStyle w:val="ListeParagraf"/>
        <w:numPr>
          <w:ilvl w:val="0"/>
          <w:numId w:val="4"/>
        </w:numPr>
        <w:spacing w:line="256" w:lineRule="auto"/>
      </w:pPr>
      <w:proofErr w:type="spellStart"/>
      <w:r w:rsidRPr="00FF52D8">
        <w:t>The</w:t>
      </w:r>
      <w:proofErr w:type="spellEnd"/>
      <w:r w:rsidRPr="00FF52D8">
        <w:t xml:space="preserve"> </w:t>
      </w:r>
      <w:proofErr w:type="spellStart"/>
      <w:r w:rsidRPr="00FF52D8">
        <w:t>phone</w:t>
      </w:r>
      <w:proofErr w:type="spellEnd"/>
      <w:r w:rsidRPr="00FF52D8">
        <w:t xml:space="preserve"> </w:t>
      </w:r>
      <w:proofErr w:type="spellStart"/>
      <w:r w:rsidRPr="00FF52D8">
        <w:t>number</w:t>
      </w:r>
      <w:proofErr w:type="spellEnd"/>
      <w:r w:rsidRPr="00FF52D8">
        <w:t xml:space="preserve"> </w:t>
      </w:r>
      <w:proofErr w:type="spellStart"/>
      <w:r w:rsidRPr="00FF52D8">
        <w:t>will</w:t>
      </w:r>
      <w:proofErr w:type="spellEnd"/>
      <w:r w:rsidRPr="00FF52D8">
        <w:t xml:space="preserve"> be </w:t>
      </w:r>
      <w:proofErr w:type="spellStart"/>
      <w:r w:rsidRPr="00FF52D8">
        <w:t>just</w:t>
      </w:r>
      <w:proofErr w:type="spellEnd"/>
      <w:r w:rsidRPr="00FF52D8">
        <w:t xml:space="preserve"> </w:t>
      </w:r>
      <w:proofErr w:type="spellStart"/>
      <w:r w:rsidRPr="00FF52D8">
        <w:t>the</w:t>
      </w:r>
      <w:proofErr w:type="spellEnd"/>
      <w:r w:rsidRPr="00FF52D8">
        <w:t xml:space="preserve"> </w:t>
      </w:r>
      <w:proofErr w:type="spellStart"/>
      <w:r w:rsidRPr="00FF52D8">
        <w:t>number</w:t>
      </w:r>
      <w:proofErr w:type="spellEnd"/>
      <w:r w:rsidRPr="00FF52D8">
        <w:t xml:space="preserve"> </w:t>
      </w:r>
      <w:proofErr w:type="spellStart"/>
      <w:r w:rsidRPr="00FF52D8">
        <w:t>and</w:t>
      </w:r>
      <w:proofErr w:type="spellEnd"/>
      <w:r w:rsidRPr="00FF52D8">
        <w:t xml:space="preserve"> start </w:t>
      </w:r>
      <w:proofErr w:type="spellStart"/>
      <w:r w:rsidRPr="00FF52D8">
        <w:t>with</w:t>
      </w:r>
      <w:proofErr w:type="spellEnd"/>
      <w:r w:rsidRPr="00FF52D8">
        <w:t xml:space="preserve"> </w:t>
      </w:r>
      <w:proofErr w:type="spellStart"/>
      <w:r w:rsidRPr="00FF52D8">
        <w:t>the</w:t>
      </w:r>
      <w:proofErr w:type="spellEnd"/>
      <w:r w:rsidRPr="00FF52D8">
        <w:t xml:space="preserve"> </w:t>
      </w:r>
      <w:proofErr w:type="spellStart"/>
      <w:r w:rsidRPr="00FF52D8">
        <w:t>number</w:t>
      </w:r>
      <w:proofErr w:type="spellEnd"/>
      <w:r w:rsidRPr="00FF52D8">
        <w:t xml:space="preserve"> 5.</w:t>
      </w:r>
    </w:p>
    <w:p w14:paraId="58E40195" w14:textId="00D4A78D" w:rsidR="00A022DF" w:rsidRDefault="00A022DF">
      <w:pPr>
        <w:pStyle w:val="ListeParagraf"/>
        <w:numPr>
          <w:ilvl w:val="0"/>
          <w:numId w:val="4"/>
        </w:numPr>
        <w:spacing w:line="256" w:lineRule="auto"/>
      </w:pPr>
      <w:proofErr w:type="spellStart"/>
      <w:r w:rsidRPr="00FF52D8">
        <w:t>Turkish</w:t>
      </w:r>
      <w:proofErr w:type="spellEnd"/>
      <w:r w:rsidRPr="00FF52D8">
        <w:t xml:space="preserve"> </w:t>
      </w:r>
      <w:proofErr w:type="spellStart"/>
      <w:r w:rsidRPr="00FF52D8">
        <w:t>characters</w:t>
      </w:r>
      <w:proofErr w:type="spellEnd"/>
      <w:r w:rsidRPr="00FF52D8">
        <w:t xml:space="preserve"> </w:t>
      </w:r>
      <w:proofErr w:type="spellStart"/>
      <w:r w:rsidRPr="00FF52D8">
        <w:t>will</w:t>
      </w:r>
      <w:proofErr w:type="spellEnd"/>
      <w:r w:rsidRPr="00FF52D8">
        <w:t xml:space="preserve"> be </w:t>
      </w:r>
      <w:proofErr w:type="spellStart"/>
      <w:r w:rsidRPr="00FF52D8">
        <w:t>supported</w:t>
      </w:r>
      <w:proofErr w:type="spellEnd"/>
      <w:r w:rsidRPr="00FF52D8">
        <w:t>.</w:t>
      </w:r>
    </w:p>
    <w:p w14:paraId="07E7ABD5" w14:textId="77777777" w:rsidR="00680F78" w:rsidRDefault="00680F78" w:rsidP="00680F78">
      <w:pPr>
        <w:pStyle w:val="ListeParagraf"/>
        <w:numPr>
          <w:ilvl w:val="0"/>
          <w:numId w:val="4"/>
        </w:numPr>
        <w:spacing w:line="256" w:lineRule="auto"/>
      </w:pPr>
      <w:proofErr w:type="spellStart"/>
      <w:r>
        <w:t>After</w:t>
      </w:r>
      <w:proofErr w:type="spellEnd"/>
      <w:r>
        <w:t xml:space="preserve"> </w:t>
      </w:r>
      <w:proofErr w:type="spellStart"/>
      <w:r>
        <w:t>clicking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web,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phone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entry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.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a </w:t>
      </w:r>
      <w:proofErr w:type="spellStart"/>
      <w:r>
        <w:t>remember</w:t>
      </w:r>
      <w:proofErr w:type="spellEnd"/>
      <w:r>
        <w:t xml:space="preserve"> me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button</w:t>
      </w:r>
      <w:proofErr w:type="spellEnd"/>
      <w:r>
        <w:t>.</w:t>
      </w:r>
    </w:p>
    <w:p w14:paraId="5DB7D142" w14:textId="77777777" w:rsidR="00680F78" w:rsidRDefault="00680F78" w:rsidP="00680F78">
      <w:pPr>
        <w:pStyle w:val="ListeParagraf"/>
        <w:numPr>
          <w:ilvl w:val="0"/>
          <w:numId w:val="4"/>
        </w:numPr>
        <w:spacing w:line="256" w:lineRule="auto"/>
      </w:pPr>
      <w:proofErr w:type="spellStart"/>
      <w:r>
        <w:t>The</w:t>
      </w:r>
      <w:proofErr w:type="spellEnd"/>
      <w:r>
        <w:t xml:space="preserve"> user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clicks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web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directed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. </w:t>
      </w:r>
      <w:proofErr w:type="spellStart"/>
      <w:r>
        <w:t>By</w:t>
      </w:r>
      <w:proofErr w:type="spellEnd"/>
      <w:r>
        <w:t xml:space="preserve"> </w:t>
      </w:r>
      <w:proofErr w:type="spellStart"/>
      <w:r>
        <w:t>entering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phone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user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 in </w:t>
      </w:r>
      <w:proofErr w:type="spellStart"/>
      <w:r>
        <w:t>to</w:t>
      </w:r>
      <w:proofErr w:type="spellEnd"/>
      <w:r>
        <w:t xml:space="preserve"> his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sms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sent </w:t>
      </w:r>
      <w:proofErr w:type="spellStart"/>
      <w:r>
        <w:t>to</w:t>
      </w:r>
      <w:proofErr w:type="spellEnd"/>
      <w:r>
        <w:t xml:space="preserve"> his </w:t>
      </w:r>
      <w:proofErr w:type="spellStart"/>
      <w:r>
        <w:t>phone</w:t>
      </w:r>
      <w:proofErr w:type="spellEnd"/>
      <w:r>
        <w:t>.</w:t>
      </w:r>
    </w:p>
    <w:p w14:paraId="6FE3CABC" w14:textId="77777777" w:rsidR="00680F78" w:rsidRDefault="00680F78" w:rsidP="00680F78">
      <w:pPr>
        <w:pStyle w:val="ListeParagraf"/>
        <w:numPr>
          <w:ilvl w:val="0"/>
          <w:numId w:val="4"/>
        </w:numPr>
        <w:spacing w:line="256" w:lineRule="auto"/>
      </w:pPr>
      <w:proofErr w:type="spellStart"/>
      <w:r>
        <w:t>The</w:t>
      </w:r>
      <w:proofErr w:type="spellEnd"/>
      <w:r>
        <w:t xml:space="preserve"> user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logs</w:t>
      </w:r>
      <w:proofErr w:type="spellEnd"/>
      <w:r>
        <w:t xml:space="preserve"> in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web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billing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phone</w:t>
      </w:r>
      <w:proofErr w:type="spellEnd"/>
      <w:r>
        <w:t xml:space="preserve"> </w:t>
      </w:r>
      <w:proofErr w:type="spellStart"/>
      <w:r>
        <w:t>tariff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screen</w:t>
      </w:r>
      <w:proofErr w:type="spellEnd"/>
      <w:r>
        <w:t>.</w:t>
      </w:r>
    </w:p>
    <w:p w14:paraId="10E56E82" w14:textId="77777777" w:rsidR="00680F78" w:rsidRDefault="00680F78" w:rsidP="00680F78">
      <w:pPr>
        <w:pStyle w:val="ListeParagraf"/>
        <w:numPr>
          <w:ilvl w:val="0"/>
          <w:numId w:val="4"/>
        </w:numPr>
        <w:spacing w:line="256" w:lineRule="auto"/>
      </w:pPr>
      <w:r>
        <w:t xml:space="preserve">On </w:t>
      </w:r>
      <w:proofErr w:type="spellStart"/>
      <w:r>
        <w:t>the</w:t>
      </w:r>
      <w:proofErr w:type="spellEnd"/>
      <w:r>
        <w:t xml:space="preserve"> web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user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remaining</w:t>
      </w:r>
      <w:proofErr w:type="spellEnd"/>
      <w:r>
        <w:t xml:space="preserve"> </w:t>
      </w:r>
      <w:proofErr w:type="spellStart"/>
      <w:r>
        <w:t>minutes</w:t>
      </w:r>
      <w:proofErr w:type="spellEnd"/>
      <w:r>
        <w:t xml:space="preserve"> of </w:t>
      </w:r>
      <w:proofErr w:type="spellStart"/>
      <w:r>
        <w:t>sms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internet </w:t>
      </w:r>
      <w:proofErr w:type="spellStart"/>
      <w:r>
        <w:t>information</w:t>
      </w:r>
      <w:proofErr w:type="spellEnd"/>
      <w:r>
        <w:t>.</w:t>
      </w:r>
    </w:p>
    <w:p w14:paraId="4CCD2D65" w14:textId="77777777" w:rsidR="00680F78" w:rsidRDefault="00680F78" w:rsidP="00680F78">
      <w:pPr>
        <w:pStyle w:val="ListeParagraf"/>
        <w:numPr>
          <w:ilvl w:val="0"/>
          <w:numId w:val="4"/>
        </w:numPr>
        <w:spacing w:line="256" w:lineRule="auto"/>
      </w:pPr>
      <w:proofErr w:type="spellStart"/>
      <w:r>
        <w:t>Subscriber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a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registering</w:t>
      </w:r>
      <w:proofErr w:type="spellEnd"/>
      <w:r>
        <w:t>.</w:t>
      </w:r>
    </w:p>
    <w:p w14:paraId="0EF528F5" w14:textId="77C537DA" w:rsidR="00680F78" w:rsidRPr="00E17D62" w:rsidRDefault="00605A6F" w:rsidP="000C2CBC">
      <w:pPr>
        <w:ind w:firstLine="360"/>
        <w:rPr>
          <w:b/>
          <w:bCs/>
          <w:sz w:val="24"/>
          <w:szCs w:val="24"/>
          <w:rPrChange w:id="128" w:author="M.Ali FIRAT" w:date="2023-08-09T11:24:00Z">
            <w:rPr>
              <w:sz w:val="28"/>
              <w:szCs w:val="28"/>
            </w:rPr>
          </w:rPrChange>
        </w:rPr>
      </w:pPr>
      <w:r w:rsidRPr="00E17D62">
        <w:rPr>
          <w:b/>
          <w:bCs/>
          <w:sz w:val="24"/>
          <w:szCs w:val="24"/>
          <w:rPrChange w:id="129" w:author="M.Ali FIRAT" w:date="2023-08-09T11:24:00Z">
            <w:rPr>
              <w:sz w:val="28"/>
              <w:szCs w:val="28"/>
            </w:rPr>
          </w:rPrChange>
        </w:rPr>
        <w:t>2</w:t>
      </w:r>
      <w:r w:rsidR="000C2CBC" w:rsidRPr="00E17D62">
        <w:rPr>
          <w:b/>
          <w:bCs/>
          <w:sz w:val="24"/>
          <w:szCs w:val="24"/>
          <w:rPrChange w:id="130" w:author="M.Ali FIRAT" w:date="2023-08-09T11:24:00Z">
            <w:rPr>
              <w:sz w:val="28"/>
              <w:szCs w:val="28"/>
            </w:rPr>
          </w:rPrChange>
        </w:rPr>
        <w:t>.</w:t>
      </w:r>
      <w:r w:rsidR="00680F78" w:rsidRPr="00E17D62">
        <w:rPr>
          <w:b/>
          <w:bCs/>
          <w:sz w:val="24"/>
          <w:szCs w:val="24"/>
          <w:rPrChange w:id="131" w:author="M.Ali FIRAT" w:date="2023-08-09T11:24:00Z">
            <w:rPr>
              <w:sz w:val="28"/>
              <w:szCs w:val="28"/>
            </w:rPr>
          </w:rPrChange>
        </w:rPr>
        <w:t>3.SMS Channel</w:t>
      </w:r>
    </w:p>
    <w:p w14:paraId="0FF7EE37" w14:textId="77777777" w:rsidR="00680F78" w:rsidRDefault="00680F78" w:rsidP="00680F78">
      <w:pPr>
        <w:pStyle w:val="ListeParagraf"/>
        <w:numPr>
          <w:ilvl w:val="0"/>
          <w:numId w:val="5"/>
        </w:numPr>
        <w:spacing w:line="256" w:lineRule="auto"/>
      </w:pPr>
      <w:proofErr w:type="spellStart"/>
      <w:r>
        <w:t>The</w:t>
      </w:r>
      <w:proofErr w:type="spellEnd"/>
      <w:r>
        <w:t xml:space="preserve"> </w:t>
      </w:r>
      <w:proofErr w:type="spellStart"/>
      <w:r>
        <w:t>remaining</w:t>
      </w:r>
      <w:proofErr w:type="spellEnd"/>
      <w:r>
        <w:t xml:space="preserve"> </w:t>
      </w:r>
      <w:proofErr w:type="spellStart"/>
      <w:r>
        <w:t>usage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sms</w:t>
      </w:r>
      <w:proofErr w:type="spellEnd"/>
      <w:r>
        <w:t xml:space="preserve"> </w:t>
      </w:r>
      <w:proofErr w:type="spellStart"/>
      <w:r>
        <w:t>channel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sent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user's</w:t>
      </w:r>
      <w:proofErr w:type="spellEnd"/>
      <w:r>
        <w:t xml:space="preserve"> </w:t>
      </w:r>
      <w:proofErr w:type="spellStart"/>
      <w:r>
        <w:t>phone</w:t>
      </w:r>
      <w:proofErr w:type="spellEnd"/>
      <w:r>
        <w:t xml:space="preserve"> as an </w:t>
      </w:r>
      <w:proofErr w:type="spellStart"/>
      <w:r>
        <w:t>sms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contacting</w:t>
      </w:r>
      <w:proofErr w:type="spellEnd"/>
      <w:r>
        <w:t xml:space="preserve"> MW </w:t>
      </w:r>
      <w:proofErr w:type="spellStart"/>
      <w:r>
        <w:t>by</w:t>
      </w:r>
      <w:proofErr w:type="spellEnd"/>
      <w:r>
        <w:t xml:space="preserve"> </w:t>
      </w:r>
      <w:proofErr w:type="spellStart"/>
      <w:r>
        <w:t>typing</w:t>
      </w:r>
      <w:proofErr w:type="spellEnd"/>
      <w:r>
        <w:t xml:space="preserve"> "KALAN", "5555".</w:t>
      </w:r>
    </w:p>
    <w:p w14:paraId="357A7BEA" w14:textId="77777777" w:rsidR="00680F78" w:rsidRDefault="00680F78" w:rsidP="00680F78">
      <w:pPr>
        <w:pStyle w:val="ListeParagraf"/>
        <w:numPr>
          <w:ilvl w:val="0"/>
          <w:numId w:val="5"/>
        </w:numPr>
        <w:spacing w:line="256" w:lineRule="auto"/>
      </w:pPr>
      <w:proofErr w:type="spellStart"/>
      <w:r>
        <w:t>Incoming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in SMS </w:t>
      </w:r>
      <w:proofErr w:type="spellStart"/>
      <w:r>
        <w:t>channel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Turkish</w:t>
      </w:r>
      <w:proofErr w:type="spellEnd"/>
      <w:r>
        <w:t xml:space="preserve"> </w:t>
      </w:r>
      <w:proofErr w:type="spellStart"/>
      <w:r>
        <w:t>characters</w:t>
      </w:r>
      <w:proofErr w:type="spellEnd"/>
      <w:r>
        <w:t>.</w:t>
      </w:r>
    </w:p>
    <w:p w14:paraId="24104152" w14:textId="6E51CB2E" w:rsidR="00680F78" w:rsidRPr="00E17D62" w:rsidRDefault="00605A6F" w:rsidP="000C2CBC">
      <w:pPr>
        <w:ind w:firstLine="360"/>
        <w:rPr>
          <w:b/>
          <w:bCs/>
          <w:sz w:val="24"/>
          <w:szCs w:val="24"/>
          <w:rPrChange w:id="132" w:author="M.Ali FIRAT" w:date="2023-08-09T11:24:00Z">
            <w:rPr>
              <w:sz w:val="28"/>
              <w:szCs w:val="28"/>
            </w:rPr>
          </w:rPrChange>
        </w:rPr>
      </w:pPr>
      <w:r w:rsidRPr="00E17D62">
        <w:rPr>
          <w:b/>
          <w:bCs/>
          <w:sz w:val="24"/>
          <w:szCs w:val="24"/>
          <w:rPrChange w:id="133" w:author="M.Ali FIRAT" w:date="2023-08-09T11:24:00Z">
            <w:rPr>
              <w:sz w:val="28"/>
              <w:szCs w:val="28"/>
            </w:rPr>
          </w:rPrChange>
        </w:rPr>
        <w:t>2</w:t>
      </w:r>
      <w:r w:rsidR="000C2CBC" w:rsidRPr="00E17D62">
        <w:rPr>
          <w:b/>
          <w:bCs/>
          <w:sz w:val="24"/>
          <w:szCs w:val="24"/>
          <w:rPrChange w:id="134" w:author="M.Ali FIRAT" w:date="2023-08-09T11:24:00Z">
            <w:rPr>
              <w:sz w:val="28"/>
              <w:szCs w:val="28"/>
            </w:rPr>
          </w:rPrChange>
        </w:rPr>
        <w:t>.</w:t>
      </w:r>
      <w:r w:rsidR="00680F78" w:rsidRPr="00E17D62">
        <w:rPr>
          <w:b/>
          <w:bCs/>
          <w:sz w:val="24"/>
          <w:szCs w:val="24"/>
          <w:rPrChange w:id="135" w:author="M.Ali FIRAT" w:date="2023-08-09T11:24:00Z">
            <w:rPr>
              <w:sz w:val="28"/>
              <w:szCs w:val="28"/>
            </w:rPr>
          </w:rPrChange>
        </w:rPr>
        <w:t>4.IVR(Phone Call)</w:t>
      </w:r>
    </w:p>
    <w:p w14:paraId="38EC35C7" w14:textId="77777777" w:rsidR="00680F78" w:rsidRDefault="00680F78" w:rsidP="00680F78">
      <w:pPr>
        <w:pStyle w:val="ListeParagraf"/>
        <w:numPr>
          <w:ilvl w:val="0"/>
          <w:numId w:val="6"/>
        </w:numPr>
        <w:spacing w:line="256" w:lineRule="auto"/>
      </w:pP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IVR (Phone </w:t>
      </w:r>
      <w:proofErr w:type="spellStart"/>
      <w:r>
        <w:t>call</w:t>
      </w:r>
      <w:proofErr w:type="spellEnd"/>
      <w:r>
        <w:t xml:space="preserve">) </w:t>
      </w:r>
      <w:proofErr w:type="spellStart"/>
      <w:r>
        <w:t>section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user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phone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remaining</w:t>
      </w:r>
      <w:proofErr w:type="spellEnd"/>
      <w:r>
        <w:t xml:space="preserve"> </w:t>
      </w:r>
      <w:proofErr w:type="spellStart"/>
      <w:r>
        <w:t>usage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user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communicated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user </w:t>
      </w:r>
      <w:proofErr w:type="spellStart"/>
      <w:r>
        <w:t>audibly</w:t>
      </w:r>
      <w:proofErr w:type="spellEnd"/>
      <w:r>
        <w:t>.</w:t>
      </w:r>
    </w:p>
    <w:p w14:paraId="028526AB" w14:textId="2F73C4CD" w:rsidR="00680F78" w:rsidRPr="00312E01" w:rsidRDefault="00680F78" w:rsidP="00680F78">
      <w:pPr>
        <w:pStyle w:val="ListeParagraf"/>
        <w:numPr>
          <w:ilvl w:val="0"/>
          <w:numId w:val="6"/>
        </w:numPr>
        <w:spacing w:line="256" w:lineRule="auto"/>
      </w:pPr>
      <w:proofErr w:type="spellStart"/>
      <w:r>
        <w:t>The</w:t>
      </w:r>
      <w:proofErr w:type="spellEnd"/>
      <w:r>
        <w:t xml:space="preserve"> </w:t>
      </w:r>
      <w:proofErr w:type="spellStart"/>
      <w:r>
        <w:t>speech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IVR </w:t>
      </w:r>
      <w:proofErr w:type="spellStart"/>
      <w:r>
        <w:t>sends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user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Turkish</w:t>
      </w:r>
      <w:proofErr w:type="spellEnd"/>
      <w:r>
        <w:t xml:space="preserve"> </w:t>
      </w:r>
      <w:proofErr w:type="spellStart"/>
      <w:r>
        <w:t>characters</w:t>
      </w:r>
      <w:proofErr w:type="spellEnd"/>
      <w:r>
        <w:t>.</w:t>
      </w:r>
    </w:p>
    <w:p w14:paraId="1E8E6C1B" w14:textId="2E10A0EA" w:rsidR="00680F78" w:rsidRPr="00E17D62" w:rsidRDefault="00605A6F" w:rsidP="000C2CBC">
      <w:pPr>
        <w:ind w:firstLine="360"/>
        <w:rPr>
          <w:b/>
          <w:bCs/>
          <w:color w:val="000000" w:themeColor="text1"/>
          <w:sz w:val="24"/>
          <w:szCs w:val="24"/>
          <w:rPrChange w:id="136" w:author="M.Ali FIRAT" w:date="2023-08-09T11:24:00Z">
            <w:rPr>
              <w:color w:val="000000" w:themeColor="text1"/>
              <w:sz w:val="28"/>
              <w:szCs w:val="28"/>
            </w:rPr>
          </w:rPrChange>
        </w:rPr>
      </w:pPr>
      <w:r w:rsidRPr="00E17D62">
        <w:rPr>
          <w:b/>
          <w:bCs/>
          <w:color w:val="000000" w:themeColor="text1"/>
          <w:sz w:val="24"/>
          <w:szCs w:val="24"/>
          <w:rPrChange w:id="137" w:author="M.Ali FIRAT" w:date="2023-08-09T11:24:00Z">
            <w:rPr>
              <w:color w:val="000000" w:themeColor="text1"/>
              <w:sz w:val="28"/>
              <w:szCs w:val="28"/>
            </w:rPr>
          </w:rPrChange>
        </w:rPr>
        <w:t>2</w:t>
      </w:r>
      <w:r w:rsidR="000C2CBC" w:rsidRPr="00E17D62">
        <w:rPr>
          <w:b/>
          <w:bCs/>
          <w:color w:val="000000" w:themeColor="text1"/>
          <w:sz w:val="24"/>
          <w:szCs w:val="24"/>
          <w:rPrChange w:id="138" w:author="M.Ali FIRAT" w:date="2023-08-09T11:24:00Z">
            <w:rPr>
              <w:color w:val="000000" w:themeColor="text1"/>
              <w:sz w:val="28"/>
              <w:szCs w:val="28"/>
            </w:rPr>
          </w:rPrChange>
        </w:rPr>
        <w:t>.</w:t>
      </w:r>
      <w:r w:rsidR="00680F78" w:rsidRPr="00E17D62">
        <w:rPr>
          <w:b/>
          <w:bCs/>
          <w:color w:val="000000" w:themeColor="text1"/>
          <w:sz w:val="24"/>
          <w:szCs w:val="24"/>
          <w:rPrChange w:id="139" w:author="M.Ali FIRAT" w:date="2023-08-09T11:24:00Z">
            <w:rPr>
              <w:color w:val="000000" w:themeColor="text1"/>
              <w:sz w:val="28"/>
              <w:szCs w:val="28"/>
            </w:rPr>
          </w:rPrChange>
        </w:rPr>
        <w:t>5.MW</w:t>
      </w:r>
    </w:p>
    <w:p w14:paraId="4EF9F2DF" w14:textId="75781FA8" w:rsidR="00D94612" w:rsidRPr="000D5342" w:rsidRDefault="00D94612" w:rsidP="000D5342">
      <w:pPr>
        <w:pStyle w:val="ListeParagraf"/>
        <w:numPr>
          <w:ilvl w:val="0"/>
          <w:numId w:val="30"/>
        </w:numPr>
        <w:rPr>
          <w:color w:val="000000" w:themeColor="text1"/>
        </w:rPr>
      </w:pPr>
      <w:r w:rsidRPr="000D5342">
        <w:rPr>
          <w:color w:val="000000" w:themeColor="text1"/>
        </w:rPr>
        <w:t xml:space="preserve">MW </w:t>
      </w:r>
      <w:proofErr w:type="spellStart"/>
      <w:r w:rsidRPr="000D5342">
        <w:rPr>
          <w:color w:val="000000" w:themeColor="text1"/>
        </w:rPr>
        <w:t>will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fetch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usage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or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remaining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query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messages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from</w:t>
      </w:r>
      <w:proofErr w:type="spellEnd"/>
      <w:r w:rsidRPr="000D5342">
        <w:rPr>
          <w:color w:val="000000" w:themeColor="text1"/>
        </w:rPr>
        <w:t xml:space="preserve"> CMR </w:t>
      </w:r>
      <w:proofErr w:type="spellStart"/>
      <w:r w:rsidRPr="000D5342">
        <w:rPr>
          <w:color w:val="000000" w:themeColor="text1"/>
        </w:rPr>
        <w:t>and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send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to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VoltDB</w:t>
      </w:r>
      <w:proofErr w:type="spellEnd"/>
    </w:p>
    <w:p w14:paraId="57B3E0D0" w14:textId="698279C3" w:rsidR="00D94612" w:rsidRPr="000D5342" w:rsidRDefault="00D94612" w:rsidP="000D5342">
      <w:pPr>
        <w:pStyle w:val="ListeParagraf"/>
        <w:numPr>
          <w:ilvl w:val="0"/>
          <w:numId w:val="30"/>
        </w:numPr>
        <w:rPr>
          <w:color w:val="000000" w:themeColor="text1"/>
        </w:rPr>
      </w:pPr>
      <w:r w:rsidRPr="000D5342">
        <w:rPr>
          <w:color w:val="000000" w:themeColor="text1"/>
        </w:rPr>
        <w:t xml:space="preserve">CMR </w:t>
      </w:r>
      <w:proofErr w:type="spellStart"/>
      <w:r w:rsidRPr="000D5342">
        <w:rPr>
          <w:color w:val="000000" w:themeColor="text1"/>
        </w:rPr>
        <w:t>will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send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the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message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from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VoltDB</w:t>
      </w:r>
      <w:proofErr w:type="spellEnd"/>
      <w:r w:rsidRPr="000D5342">
        <w:rPr>
          <w:color w:val="000000" w:themeColor="text1"/>
        </w:rPr>
        <w:t>.</w:t>
      </w:r>
    </w:p>
    <w:p w14:paraId="43AB4A30" w14:textId="6E223779" w:rsidR="00D94612" w:rsidRPr="000D5342" w:rsidRDefault="00D94612" w:rsidP="000D5342">
      <w:pPr>
        <w:pStyle w:val="ListeParagraf"/>
        <w:numPr>
          <w:ilvl w:val="0"/>
          <w:numId w:val="30"/>
        </w:numPr>
        <w:rPr>
          <w:color w:val="000000" w:themeColor="text1"/>
        </w:rPr>
      </w:pPr>
      <w:r w:rsidRPr="000D5342">
        <w:rPr>
          <w:color w:val="000000" w:themeColor="text1"/>
        </w:rPr>
        <w:t xml:space="preserve">MW </w:t>
      </w:r>
      <w:proofErr w:type="spellStart"/>
      <w:r w:rsidRPr="000D5342">
        <w:rPr>
          <w:color w:val="000000" w:themeColor="text1"/>
        </w:rPr>
        <w:t>will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send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the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remaining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query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message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to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VoltDB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and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retrieve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the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message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from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VoltDB</w:t>
      </w:r>
      <w:proofErr w:type="spellEnd"/>
      <w:r w:rsidRPr="000D5342">
        <w:rPr>
          <w:color w:val="000000" w:themeColor="text1"/>
        </w:rPr>
        <w:t>.</w:t>
      </w:r>
    </w:p>
    <w:p w14:paraId="0A2B2567" w14:textId="35636C3F" w:rsidR="00D94612" w:rsidRPr="000D5342" w:rsidRDefault="00D94612" w:rsidP="000D5342">
      <w:pPr>
        <w:pStyle w:val="ListeParagraf"/>
        <w:numPr>
          <w:ilvl w:val="0"/>
          <w:numId w:val="30"/>
        </w:numPr>
        <w:rPr>
          <w:color w:val="000000" w:themeColor="text1"/>
        </w:rPr>
      </w:pPr>
      <w:r w:rsidRPr="000D5342">
        <w:rPr>
          <w:color w:val="000000" w:themeColor="text1"/>
        </w:rPr>
        <w:t xml:space="preserve">MW </w:t>
      </w:r>
      <w:proofErr w:type="spellStart"/>
      <w:r w:rsidRPr="000D5342">
        <w:rPr>
          <w:color w:val="000000" w:themeColor="text1"/>
        </w:rPr>
        <w:t>will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send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the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user's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login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information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to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H</w:t>
      </w:r>
      <w:ins w:id="140" w:author="M.Ali FIRAT" w:date="2023-08-08T16:43:00Z">
        <w:r w:rsidR="004E1329">
          <w:rPr>
            <w:color w:val="000000" w:themeColor="text1"/>
          </w:rPr>
          <w:t>azelcast</w:t>
        </w:r>
      </w:ins>
      <w:proofErr w:type="spellEnd"/>
      <w:del w:id="141" w:author="M.Ali FIRAT" w:date="2023-08-08T16:43:00Z">
        <w:r w:rsidRPr="000D5342" w:rsidDel="004E1329">
          <w:rPr>
            <w:color w:val="000000" w:themeColor="text1"/>
          </w:rPr>
          <w:delText>AZELCAST</w:delText>
        </w:r>
      </w:del>
      <w:r w:rsidRPr="000D5342">
        <w:rPr>
          <w:color w:val="000000" w:themeColor="text1"/>
        </w:rPr>
        <w:t>.</w:t>
      </w:r>
    </w:p>
    <w:p w14:paraId="5C60E362" w14:textId="5CB6F8D0" w:rsidR="00D94612" w:rsidRPr="000D5342" w:rsidRDefault="00D94612" w:rsidP="000D5342">
      <w:pPr>
        <w:pStyle w:val="ListeParagraf"/>
        <w:numPr>
          <w:ilvl w:val="0"/>
          <w:numId w:val="30"/>
        </w:numPr>
        <w:rPr>
          <w:color w:val="000000" w:themeColor="text1"/>
        </w:rPr>
      </w:pPr>
      <w:proofErr w:type="spellStart"/>
      <w:r w:rsidRPr="000D5342">
        <w:rPr>
          <w:color w:val="000000" w:themeColor="text1"/>
        </w:rPr>
        <w:t>It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will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send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the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feedback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to</w:t>
      </w:r>
      <w:proofErr w:type="spellEnd"/>
      <w:r w:rsidRPr="000D5342">
        <w:rPr>
          <w:color w:val="000000" w:themeColor="text1"/>
        </w:rPr>
        <w:t xml:space="preserve"> MW </w:t>
      </w:r>
      <w:proofErr w:type="spellStart"/>
      <w:r w:rsidRPr="000D5342">
        <w:rPr>
          <w:color w:val="000000" w:themeColor="text1"/>
        </w:rPr>
        <w:t>whether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the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submitted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request</w:t>
      </w:r>
      <w:proofErr w:type="spellEnd"/>
      <w:r w:rsidRPr="000D5342">
        <w:rPr>
          <w:color w:val="000000" w:themeColor="text1"/>
        </w:rPr>
        <w:t xml:space="preserve"> is </w:t>
      </w:r>
      <w:proofErr w:type="spellStart"/>
      <w:r w:rsidRPr="000D5342">
        <w:rPr>
          <w:color w:val="000000" w:themeColor="text1"/>
        </w:rPr>
        <w:t>true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or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false</w:t>
      </w:r>
      <w:proofErr w:type="spellEnd"/>
      <w:r w:rsidRPr="000D5342">
        <w:rPr>
          <w:color w:val="000000" w:themeColor="text1"/>
        </w:rPr>
        <w:t>.</w:t>
      </w:r>
    </w:p>
    <w:p w14:paraId="5D05DBFE" w14:textId="27C8DA35" w:rsidR="00D94612" w:rsidRPr="000D5342" w:rsidRDefault="00D94612" w:rsidP="000D5342">
      <w:pPr>
        <w:pStyle w:val="ListeParagraf"/>
        <w:numPr>
          <w:ilvl w:val="0"/>
          <w:numId w:val="30"/>
        </w:numPr>
        <w:rPr>
          <w:color w:val="000000" w:themeColor="text1"/>
        </w:rPr>
      </w:pPr>
      <w:r w:rsidRPr="000D5342">
        <w:rPr>
          <w:color w:val="000000" w:themeColor="text1"/>
        </w:rPr>
        <w:t xml:space="preserve">MW </w:t>
      </w:r>
      <w:proofErr w:type="spellStart"/>
      <w:r w:rsidRPr="000D5342">
        <w:rPr>
          <w:color w:val="000000" w:themeColor="text1"/>
        </w:rPr>
        <w:t>will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receive</w:t>
      </w:r>
      <w:proofErr w:type="spellEnd"/>
      <w:r w:rsidRPr="000D5342">
        <w:rPr>
          <w:color w:val="000000" w:themeColor="text1"/>
        </w:rPr>
        <w:t xml:space="preserve"> data </w:t>
      </w:r>
      <w:proofErr w:type="spellStart"/>
      <w:r w:rsidRPr="000D5342">
        <w:rPr>
          <w:color w:val="000000" w:themeColor="text1"/>
        </w:rPr>
        <w:t>from</w:t>
      </w:r>
      <w:proofErr w:type="spellEnd"/>
      <w:r w:rsidRPr="000D5342">
        <w:rPr>
          <w:color w:val="000000" w:themeColor="text1"/>
        </w:rPr>
        <w:t xml:space="preserve"> SF.</w:t>
      </w:r>
    </w:p>
    <w:p w14:paraId="0B681E2D" w14:textId="2480A869" w:rsidR="00D94612" w:rsidRDefault="00D94612" w:rsidP="009634E4">
      <w:pPr>
        <w:pStyle w:val="ListeParagraf"/>
        <w:numPr>
          <w:ilvl w:val="0"/>
          <w:numId w:val="30"/>
        </w:numPr>
        <w:rPr>
          <w:color w:val="000000" w:themeColor="text1"/>
        </w:rPr>
      </w:pPr>
      <w:proofErr w:type="spellStart"/>
      <w:r w:rsidRPr="000D5342">
        <w:rPr>
          <w:color w:val="000000" w:themeColor="text1"/>
        </w:rPr>
        <w:t>The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remaining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tariff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amounts</w:t>
      </w:r>
      <w:proofErr w:type="spellEnd"/>
      <w:r w:rsidRPr="000D5342">
        <w:rPr>
          <w:color w:val="000000" w:themeColor="text1"/>
        </w:rPr>
        <w:t xml:space="preserve">, user </w:t>
      </w:r>
      <w:proofErr w:type="spellStart"/>
      <w:r w:rsidRPr="000D5342">
        <w:rPr>
          <w:color w:val="000000" w:themeColor="text1"/>
        </w:rPr>
        <w:t>information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and</w:t>
      </w:r>
      <w:proofErr w:type="spellEnd"/>
      <w:r w:rsidRPr="000D5342">
        <w:rPr>
          <w:color w:val="000000" w:themeColor="text1"/>
        </w:rPr>
        <w:t xml:space="preserve"> user </w:t>
      </w:r>
      <w:proofErr w:type="spellStart"/>
      <w:r w:rsidRPr="000D5342">
        <w:rPr>
          <w:color w:val="000000" w:themeColor="text1"/>
        </w:rPr>
        <w:t>tariffs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from</w:t>
      </w:r>
      <w:proofErr w:type="spellEnd"/>
      <w:r w:rsidRPr="000D5342">
        <w:rPr>
          <w:color w:val="000000" w:themeColor="text1"/>
        </w:rPr>
        <w:t xml:space="preserve"> MW SF </w:t>
      </w:r>
      <w:proofErr w:type="spellStart"/>
      <w:r w:rsidRPr="000D5342">
        <w:rPr>
          <w:color w:val="000000" w:themeColor="text1"/>
        </w:rPr>
        <w:t>will</w:t>
      </w:r>
      <w:proofErr w:type="spellEnd"/>
      <w:r w:rsidRPr="000D5342">
        <w:rPr>
          <w:color w:val="000000" w:themeColor="text1"/>
        </w:rPr>
        <w:t xml:space="preserve"> be sent </w:t>
      </w:r>
      <w:proofErr w:type="spellStart"/>
      <w:r w:rsidRPr="000D5342">
        <w:rPr>
          <w:color w:val="000000" w:themeColor="text1"/>
        </w:rPr>
        <w:t>to</w:t>
      </w:r>
      <w:proofErr w:type="spellEnd"/>
      <w:r w:rsidRPr="000D5342">
        <w:rPr>
          <w:color w:val="000000" w:themeColor="text1"/>
        </w:rPr>
        <w:t xml:space="preserve"> </w:t>
      </w:r>
      <w:proofErr w:type="spellStart"/>
      <w:r w:rsidRPr="000D5342">
        <w:rPr>
          <w:color w:val="000000" w:themeColor="text1"/>
        </w:rPr>
        <w:t>O</w:t>
      </w:r>
      <w:ins w:id="142" w:author="M.Ali FIRAT" w:date="2023-08-08T16:43:00Z">
        <w:r w:rsidR="004E1329">
          <w:rPr>
            <w:color w:val="000000" w:themeColor="text1"/>
          </w:rPr>
          <w:t>racle</w:t>
        </w:r>
      </w:ins>
      <w:proofErr w:type="spellEnd"/>
      <w:del w:id="143" w:author="M.Ali FIRAT" w:date="2023-08-08T16:43:00Z">
        <w:r w:rsidRPr="000D5342" w:rsidDel="004E1329">
          <w:rPr>
            <w:color w:val="000000" w:themeColor="text1"/>
          </w:rPr>
          <w:delText>RACLE</w:delText>
        </w:r>
      </w:del>
      <w:r w:rsidRPr="000D5342">
        <w:rPr>
          <w:color w:val="000000" w:themeColor="text1"/>
        </w:rPr>
        <w:t>.</w:t>
      </w:r>
    </w:p>
    <w:p w14:paraId="29AE27B9" w14:textId="79CE0C3A" w:rsidR="008C3BE2" w:rsidRDefault="008C3BE2" w:rsidP="009634E4">
      <w:pPr>
        <w:pStyle w:val="ListeParagraf"/>
        <w:numPr>
          <w:ilvl w:val="0"/>
          <w:numId w:val="30"/>
        </w:numPr>
        <w:rPr>
          <w:color w:val="000000" w:themeColor="text1"/>
        </w:rPr>
      </w:pPr>
      <w:r w:rsidRPr="008C3BE2">
        <w:rPr>
          <w:color w:val="000000" w:themeColor="text1"/>
        </w:rPr>
        <w:t xml:space="preserve">MW </w:t>
      </w:r>
      <w:proofErr w:type="spellStart"/>
      <w:r w:rsidRPr="008C3BE2">
        <w:rPr>
          <w:color w:val="000000" w:themeColor="text1"/>
        </w:rPr>
        <w:t>Oracle</w:t>
      </w:r>
      <w:proofErr w:type="spellEnd"/>
      <w:r w:rsidRPr="008C3BE2">
        <w:rPr>
          <w:color w:val="000000" w:themeColor="text1"/>
        </w:rPr>
        <w:t xml:space="preserve"> </w:t>
      </w:r>
      <w:proofErr w:type="spellStart"/>
      <w:r w:rsidRPr="008C3BE2">
        <w:rPr>
          <w:color w:val="000000" w:themeColor="text1"/>
        </w:rPr>
        <w:t>configurations</w:t>
      </w:r>
      <w:proofErr w:type="spellEnd"/>
      <w:r w:rsidRPr="008C3BE2">
        <w:rPr>
          <w:color w:val="000000" w:themeColor="text1"/>
        </w:rPr>
        <w:t xml:space="preserve"> </w:t>
      </w:r>
      <w:proofErr w:type="spellStart"/>
      <w:r w:rsidRPr="008C3BE2">
        <w:rPr>
          <w:color w:val="000000" w:themeColor="text1"/>
        </w:rPr>
        <w:t>and</w:t>
      </w:r>
      <w:proofErr w:type="spellEnd"/>
      <w:r w:rsidRPr="008C3BE2">
        <w:rPr>
          <w:color w:val="000000" w:themeColor="text1"/>
        </w:rPr>
        <w:t xml:space="preserve"> data </w:t>
      </w:r>
      <w:proofErr w:type="spellStart"/>
      <w:r w:rsidRPr="008C3BE2">
        <w:rPr>
          <w:color w:val="000000" w:themeColor="text1"/>
        </w:rPr>
        <w:t>insertion</w:t>
      </w:r>
      <w:proofErr w:type="spellEnd"/>
      <w:r w:rsidRPr="008C3BE2">
        <w:rPr>
          <w:color w:val="000000" w:themeColor="text1"/>
        </w:rPr>
        <w:t xml:space="preserve"> </w:t>
      </w:r>
      <w:proofErr w:type="spellStart"/>
      <w:r w:rsidRPr="008C3BE2">
        <w:rPr>
          <w:color w:val="000000" w:themeColor="text1"/>
        </w:rPr>
        <w:t>function</w:t>
      </w:r>
      <w:proofErr w:type="spellEnd"/>
      <w:r w:rsidRPr="008C3BE2">
        <w:rPr>
          <w:color w:val="000000" w:themeColor="text1"/>
        </w:rPr>
        <w:t xml:space="preserve"> </w:t>
      </w:r>
      <w:proofErr w:type="spellStart"/>
      <w:r w:rsidRPr="008C3BE2">
        <w:rPr>
          <w:color w:val="000000" w:themeColor="text1"/>
        </w:rPr>
        <w:t>will</w:t>
      </w:r>
      <w:proofErr w:type="spellEnd"/>
      <w:r w:rsidRPr="008C3BE2">
        <w:rPr>
          <w:color w:val="000000" w:themeColor="text1"/>
        </w:rPr>
        <w:t xml:space="preserve"> be </w:t>
      </w:r>
      <w:proofErr w:type="spellStart"/>
      <w:r w:rsidRPr="008C3BE2">
        <w:rPr>
          <w:color w:val="000000" w:themeColor="text1"/>
        </w:rPr>
        <w:t>written</w:t>
      </w:r>
      <w:proofErr w:type="spellEnd"/>
      <w:r w:rsidRPr="008C3BE2">
        <w:rPr>
          <w:color w:val="000000" w:themeColor="text1"/>
        </w:rPr>
        <w:t>.</w:t>
      </w:r>
    </w:p>
    <w:p w14:paraId="70B8015B" w14:textId="600EF537" w:rsidR="008C3BE2" w:rsidRDefault="008C3BE2" w:rsidP="009634E4">
      <w:pPr>
        <w:pStyle w:val="ListeParagraf"/>
        <w:numPr>
          <w:ilvl w:val="0"/>
          <w:numId w:val="30"/>
        </w:numPr>
        <w:rPr>
          <w:color w:val="000000" w:themeColor="text1"/>
        </w:rPr>
      </w:pPr>
      <w:r w:rsidRPr="008C3BE2">
        <w:rPr>
          <w:color w:val="000000" w:themeColor="text1"/>
        </w:rPr>
        <w:t xml:space="preserve">MW </w:t>
      </w:r>
      <w:proofErr w:type="spellStart"/>
      <w:r w:rsidRPr="008C3BE2">
        <w:rPr>
          <w:color w:val="000000" w:themeColor="text1"/>
        </w:rPr>
        <w:t>Oracle</w:t>
      </w:r>
      <w:proofErr w:type="spellEnd"/>
      <w:r w:rsidRPr="008C3BE2">
        <w:rPr>
          <w:color w:val="000000" w:themeColor="text1"/>
        </w:rPr>
        <w:t xml:space="preserve"> </w:t>
      </w:r>
      <w:proofErr w:type="spellStart"/>
      <w:r w:rsidRPr="008C3BE2">
        <w:rPr>
          <w:color w:val="000000" w:themeColor="text1"/>
        </w:rPr>
        <w:t>login</w:t>
      </w:r>
      <w:proofErr w:type="spellEnd"/>
      <w:r w:rsidRPr="008C3BE2">
        <w:rPr>
          <w:color w:val="000000" w:themeColor="text1"/>
        </w:rPr>
        <w:t xml:space="preserve">, </w:t>
      </w:r>
      <w:proofErr w:type="spellStart"/>
      <w:r w:rsidRPr="008C3BE2">
        <w:rPr>
          <w:color w:val="000000" w:themeColor="text1"/>
        </w:rPr>
        <w:t>membership</w:t>
      </w:r>
      <w:proofErr w:type="spellEnd"/>
      <w:r w:rsidRPr="008C3BE2">
        <w:rPr>
          <w:color w:val="000000" w:themeColor="text1"/>
        </w:rPr>
        <w:t xml:space="preserve"> </w:t>
      </w:r>
      <w:proofErr w:type="spellStart"/>
      <w:r w:rsidRPr="008C3BE2">
        <w:rPr>
          <w:color w:val="000000" w:themeColor="text1"/>
        </w:rPr>
        <w:t>and</w:t>
      </w:r>
      <w:proofErr w:type="spellEnd"/>
      <w:r w:rsidRPr="008C3BE2">
        <w:rPr>
          <w:color w:val="000000" w:themeColor="text1"/>
        </w:rPr>
        <w:t xml:space="preserve"> </w:t>
      </w:r>
      <w:proofErr w:type="spellStart"/>
      <w:r w:rsidRPr="008C3BE2">
        <w:rPr>
          <w:color w:val="000000" w:themeColor="text1"/>
        </w:rPr>
        <w:t>balance</w:t>
      </w:r>
      <w:proofErr w:type="spellEnd"/>
      <w:r w:rsidRPr="008C3BE2">
        <w:rPr>
          <w:color w:val="000000" w:themeColor="text1"/>
        </w:rPr>
        <w:t xml:space="preserve"> </w:t>
      </w:r>
      <w:proofErr w:type="spellStart"/>
      <w:r w:rsidRPr="008C3BE2">
        <w:rPr>
          <w:color w:val="000000" w:themeColor="text1"/>
        </w:rPr>
        <w:t>will</w:t>
      </w:r>
      <w:proofErr w:type="spellEnd"/>
      <w:r w:rsidRPr="008C3BE2">
        <w:rPr>
          <w:color w:val="000000" w:themeColor="text1"/>
        </w:rPr>
        <w:t xml:space="preserve"> be </w:t>
      </w:r>
      <w:proofErr w:type="spellStart"/>
      <w:r w:rsidRPr="008C3BE2">
        <w:rPr>
          <w:color w:val="000000" w:themeColor="text1"/>
        </w:rPr>
        <w:t>created</w:t>
      </w:r>
      <w:proofErr w:type="spellEnd"/>
      <w:r w:rsidRPr="008C3BE2">
        <w:rPr>
          <w:color w:val="000000" w:themeColor="text1"/>
        </w:rPr>
        <w:t>.</w:t>
      </w:r>
    </w:p>
    <w:p w14:paraId="38E228A2" w14:textId="2B548207" w:rsidR="008C3BE2" w:rsidRDefault="008C3BE2" w:rsidP="009634E4">
      <w:pPr>
        <w:pStyle w:val="ListeParagraf"/>
        <w:numPr>
          <w:ilvl w:val="0"/>
          <w:numId w:val="30"/>
        </w:numPr>
        <w:rPr>
          <w:color w:val="000000" w:themeColor="text1"/>
        </w:rPr>
      </w:pPr>
      <w:r w:rsidRPr="008C3BE2">
        <w:rPr>
          <w:color w:val="000000" w:themeColor="text1"/>
        </w:rPr>
        <w:t xml:space="preserve">MW </w:t>
      </w:r>
      <w:proofErr w:type="spellStart"/>
      <w:r w:rsidRPr="008C3BE2">
        <w:rPr>
          <w:color w:val="000000" w:themeColor="text1"/>
        </w:rPr>
        <w:t>will</w:t>
      </w:r>
      <w:proofErr w:type="spellEnd"/>
      <w:r w:rsidRPr="008C3BE2">
        <w:rPr>
          <w:color w:val="000000" w:themeColor="text1"/>
        </w:rPr>
        <w:t xml:space="preserve"> </w:t>
      </w:r>
      <w:proofErr w:type="spellStart"/>
      <w:r w:rsidRPr="008C3BE2">
        <w:rPr>
          <w:color w:val="000000" w:themeColor="text1"/>
        </w:rPr>
        <w:t>send</w:t>
      </w:r>
      <w:proofErr w:type="spellEnd"/>
      <w:r w:rsidRPr="008C3BE2">
        <w:rPr>
          <w:color w:val="000000" w:themeColor="text1"/>
        </w:rPr>
        <w:t xml:space="preserve"> </w:t>
      </w:r>
      <w:proofErr w:type="spellStart"/>
      <w:r w:rsidRPr="008C3BE2">
        <w:rPr>
          <w:color w:val="000000" w:themeColor="text1"/>
        </w:rPr>
        <w:t>balance</w:t>
      </w:r>
      <w:proofErr w:type="spellEnd"/>
      <w:r w:rsidRPr="008C3BE2">
        <w:rPr>
          <w:color w:val="000000" w:themeColor="text1"/>
        </w:rPr>
        <w:t xml:space="preserve"> </w:t>
      </w:r>
      <w:proofErr w:type="spellStart"/>
      <w:r w:rsidRPr="008C3BE2">
        <w:rPr>
          <w:color w:val="000000" w:themeColor="text1"/>
        </w:rPr>
        <w:t>update</w:t>
      </w:r>
      <w:proofErr w:type="spellEnd"/>
      <w:r w:rsidRPr="008C3BE2">
        <w:rPr>
          <w:color w:val="000000" w:themeColor="text1"/>
        </w:rPr>
        <w:t xml:space="preserve"> </w:t>
      </w:r>
      <w:proofErr w:type="spellStart"/>
      <w:r w:rsidRPr="008C3BE2">
        <w:rPr>
          <w:color w:val="000000" w:themeColor="text1"/>
        </w:rPr>
        <w:t>transactions</w:t>
      </w:r>
      <w:proofErr w:type="spellEnd"/>
      <w:r w:rsidRPr="008C3BE2">
        <w:rPr>
          <w:color w:val="000000" w:themeColor="text1"/>
        </w:rPr>
        <w:t xml:space="preserve"> </w:t>
      </w:r>
      <w:proofErr w:type="spellStart"/>
      <w:r w:rsidRPr="008C3BE2">
        <w:rPr>
          <w:color w:val="000000" w:themeColor="text1"/>
        </w:rPr>
        <w:t>to</w:t>
      </w:r>
      <w:proofErr w:type="spellEnd"/>
      <w:r w:rsidRPr="008C3BE2">
        <w:rPr>
          <w:color w:val="000000" w:themeColor="text1"/>
        </w:rPr>
        <w:t xml:space="preserve"> </w:t>
      </w:r>
      <w:proofErr w:type="spellStart"/>
      <w:r w:rsidRPr="008C3BE2">
        <w:rPr>
          <w:color w:val="000000" w:themeColor="text1"/>
        </w:rPr>
        <w:t>Oracle</w:t>
      </w:r>
      <w:proofErr w:type="spellEnd"/>
      <w:r w:rsidRPr="008C3BE2">
        <w:rPr>
          <w:color w:val="000000" w:themeColor="text1"/>
        </w:rPr>
        <w:t>.</w:t>
      </w:r>
    </w:p>
    <w:p w14:paraId="2DFD34EA" w14:textId="65A060BB" w:rsidR="00577479" w:rsidRPr="000D5342" w:rsidRDefault="00577479" w:rsidP="000D5342">
      <w:pPr>
        <w:pStyle w:val="ListeParagraf"/>
        <w:numPr>
          <w:ilvl w:val="0"/>
          <w:numId w:val="30"/>
        </w:numPr>
        <w:rPr>
          <w:color w:val="000000" w:themeColor="text1"/>
        </w:rPr>
      </w:pPr>
      <w:r w:rsidRPr="00577479">
        <w:rPr>
          <w:color w:val="000000" w:themeColor="text1"/>
        </w:rPr>
        <w:t xml:space="preserve">MW </w:t>
      </w:r>
      <w:proofErr w:type="spellStart"/>
      <w:r w:rsidRPr="00577479">
        <w:rPr>
          <w:color w:val="000000" w:themeColor="text1"/>
        </w:rPr>
        <w:t>will</w:t>
      </w:r>
      <w:proofErr w:type="spellEnd"/>
      <w:r w:rsidRPr="00577479">
        <w:rPr>
          <w:color w:val="000000" w:themeColor="text1"/>
        </w:rPr>
        <w:t xml:space="preserve"> </w:t>
      </w:r>
      <w:proofErr w:type="spellStart"/>
      <w:r w:rsidRPr="00577479">
        <w:rPr>
          <w:color w:val="000000" w:themeColor="text1"/>
        </w:rPr>
        <w:t>send</w:t>
      </w:r>
      <w:proofErr w:type="spellEnd"/>
      <w:r w:rsidRPr="00577479">
        <w:rPr>
          <w:color w:val="000000" w:themeColor="text1"/>
        </w:rPr>
        <w:t xml:space="preserve"> an e-mail </w:t>
      </w:r>
      <w:proofErr w:type="spellStart"/>
      <w:r w:rsidRPr="00577479">
        <w:rPr>
          <w:color w:val="000000" w:themeColor="text1"/>
        </w:rPr>
        <w:t>when</w:t>
      </w:r>
      <w:proofErr w:type="spellEnd"/>
      <w:r w:rsidRPr="00577479">
        <w:rPr>
          <w:color w:val="000000" w:themeColor="text1"/>
        </w:rPr>
        <w:t xml:space="preserve"> </w:t>
      </w:r>
      <w:proofErr w:type="spellStart"/>
      <w:r w:rsidRPr="00577479">
        <w:rPr>
          <w:color w:val="000000" w:themeColor="text1"/>
        </w:rPr>
        <w:t>the</w:t>
      </w:r>
      <w:proofErr w:type="spellEnd"/>
      <w:r w:rsidRPr="00577479">
        <w:rPr>
          <w:color w:val="000000" w:themeColor="text1"/>
        </w:rPr>
        <w:t xml:space="preserve"> user </w:t>
      </w:r>
      <w:proofErr w:type="spellStart"/>
      <w:r w:rsidRPr="00577479">
        <w:rPr>
          <w:color w:val="000000" w:themeColor="text1"/>
        </w:rPr>
        <w:t>forgets</w:t>
      </w:r>
      <w:proofErr w:type="spellEnd"/>
      <w:r w:rsidRPr="00577479">
        <w:rPr>
          <w:color w:val="000000" w:themeColor="text1"/>
        </w:rPr>
        <w:t xml:space="preserve"> her </w:t>
      </w:r>
      <w:proofErr w:type="spellStart"/>
      <w:r w:rsidRPr="00577479">
        <w:rPr>
          <w:color w:val="000000" w:themeColor="text1"/>
        </w:rPr>
        <w:t>password</w:t>
      </w:r>
      <w:proofErr w:type="spellEnd"/>
      <w:r w:rsidRPr="00577479">
        <w:rPr>
          <w:color w:val="000000" w:themeColor="text1"/>
        </w:rPr>
        <w:t>.</w:t>
      </w:r>
    </w:p>
    <w:p w14:paraId="35B5C2C7" w14:textId="3807E4CA" w:rsidR="00680F78" w:rsidRPr="00E17D62" w:rsidRDefault="00605A6F" w:rsidP="000C2CBC">
      <w:pPr>
        <w:spacing w:line="256" w:lineRule="auto"/>
        <w:ind w:firstLine="360"/>
        <w:rPr>
          <w:b/>
          <w:bCs/>
          <w:sz w:val="24"/>
          <w:szCs w:val="24"/>
          <w:rPrChange w:id="144" w:author="M.Ali FIRAT" w:date="2023-08-09T11:24:00Z">
            <w:rPr>
              <w:sz w:val="28"/>
              <w:szCs w:val="28"/>
            </w:rPr>
          </w:rPrChange>
        </w:rPr>
      </w:pPr>
      <w:r w:rsidRPr="00E17D62">
        <w:rPr>
          <w:b/>
          <w:bCs/>
          <w:sz w:val="24"/>
          <w:szCs w:val="24"/>
          <w:rPrChange w:id="145" w:author="M.Ali FIRAT" w:date="2023-08-09T11:24:00Z">
            <w:rPr>
              <w:sz w:val="28"/>
              <w:szCs w:val="28"/>
            </w:rPr>
          </w:rPrChange>
        </w:rPr>
        <w:lastRenderedPageBreak/>
        <w:t>2</w:t>
      </w:r>
      <w:r w:rsidR="000C2CBC" w:rsidRPr="00E17D62">
        <w:rPr>
          <w:b/>
          <w:bCs/>
          <w:sz w:val="24"/>
          <w:szCs w:val="24"/>
          <w:rPrChange w:id="146" w:author="M.Ali FIRAT" w:date="2023-08-09T11:24:00Z">
            <w:rPr>
              <w:sz w:val="28"/>
              <w:szCs w:val="28"/>
            </w:rPr>
          </w:rPrChange>
        </w:rPr>
        <w:t>.</w:t>
      </w:r>
      <w:r w:rsidR="002A2ACE" w:rsidRPr="00E17D62">
        <w:rPr>
          <w:b/>
          <w:bCs/>
          <w:sz w:val="24"/>
          <w:szCs w:val="24"/>
          <w:rPrChange w:id="147" w:author="M.Ali FIRAT" w:date="2023-08-09T11:24:00Z">
            <w:rPr>
              <w:sz w:val="28"/>
              <w:szCs w:val="28"/>
            </w:rPr>
          </w:rPrChange>
        </w:rPr>
        <w:t>6</w:t>
      </w:r>
      <w:r w:rsidR="00680F78" w:rsidRPr="00E17D62">
        <w:rPr>
          <w:b/>
          <w:bCs/>
          <w:sz w:val="24"/>
          <w:szCs w:val="24"/>
          <w:rPrChange w:id="148" w:author="M.Ali FIRAT" w:date="2023-08-09T11:24:00Z">
            <w:rPr>
              <w:sz w:val="28"/>
              <w:szCs w:val="28"/>
            </w:rPr>
          </w:rPrChange>
        </w:rPr>
        <w:t>.KAFKA</w:t>
      </w:r>
    </w:p>
    <w:p w14:paraId="21E0DBFF" w14:textId="450BB7F2" w:rsidR="00BB6F91" w:rsidRDefault="00D94612" w:rsidP="000D5342">
      <w:pPr>
        <w:pStyle w:val="ListeParagraf"/>
        <w:numPr>
          <w:ilvl w:val="0"/>
          <w:numId w:val="45"/>
        </w:numPr>
        <w:spacing w:line="256" w:lineRule="auto"/>
      </w:pPr>
      <w:r w:rsidRPr="00D94612">
        <w:t xml:space="preserve">Kafka </w:t>
      </w:r>
      <w:proofErr w:type="spellStart"/>
      <w:r w:rsidRPr="00D94612">
        <w:t>will</w:t>
      </w:r>
      <w:proofErr w:type="spellEnd"/>
      <w:r w:rsidRPr="00D94612">
        <w:t xml:space="preserve"> be </w:t>
      </w:r>
      <w:proofErr w:type="spellStart"/>
      <w:r w:rsidRPr="00D94612">
        <w:t>run</w:t>
      </w:r>
      <w:proofErr w:type="spellEnd"/>
      <w:r w:rsidRPr="00D94612">
        <w:t xml:space="preserve"> on Google </w:t>
      </w:r>
      <w:proofErr w:type="spellStart"/>
      <w:r w:rsidRPr="00D94612">
        <w:t>Cloud</w:t>
      </w:r>
      <w:proofErr w:type="spellEnd"/>
      <w:r w:rsidRPr="00D94612">
        <w:t>.</w:t>
      </w:r>
    </w:p>
    <w:p w14:paraId="20CCEDFA" w14:textId="062C87D3" w:rsidR="00D94612" w:rsidRDefault="00D94612" w:rsidP="000D5342">
      <w:pPr>
        <w:pStyle w:val="ListeParagraf"/>
        <w:numPr>
          <w:ilvl w:val="0"/>
          <w:numId w:val="45"/>
        </w:numPr>
        <w:spacing w:line="256" w:lineRule="auto"/>
      </w:pPr>
      <w:proofErr w:type="spellStart"/>
      <w:r w:rsidRPr="00D94612">
        <w:t>Kafdrop</w:t>
      </w:r>
      <w:proofErr w:type="spellEnd"/>
      <w:r w:rsidRPr="00D94612">
        <w:t xml:space="preserve"> </w:t>
      </w:r>
      <w:proofErr w:type="spellStart"/>
      <w:r w:rsidRPr="00D94612">
        <w:t>will</w:t>
      </w:r>
      <w:proofErr w:type="spellEnd"/>
      <w:r w:rsidRPr="00D94612">
        <w:t xml:space="preserve"> be </w:t>
      </w:r>
      <w:proofErr w:type="spellStart"/>
      <w:r w:rsidRPr="00D94612">
        <w:t>installed</w:t>
      </w:r>
      <w:proofErr w:type="spellEnd"/>
      <w:r w:rsidRPr="00D94612">
        <w:t xml:space="preserve"> </w:t>
      </w:r>
      <w:proofErr w:type="spellStart"/>
      <w:r w:rsidRPr="00D94612">
        <w:t>and</w:t>
      </w:r>
      <w:proofErr w:type="spellEnd"/>
      <w:r w:rsidRPr="00D94612">
        <w:t xml:space="preserve"> </w:t>
      </w:r>
      <w:proofErr w:type="spellStart"/>
      <w:r w:rsidRPr="00D94612">
        <w:t>run</w:t>
      </w:r>
      <w:proofErr w:type="spellEnd"/>
      <w:r w:rsidRPr="00D94612">
        <w:t>.</w:t>
      </w:r>
    </w:p>
    <w:p w14:paraId="4E42A960" w14:textId="5C06CC6A" w:rsidR="00D94612" w:rsidRDefault="00D94612" w:rsidP="000D5342">
      <w:pPr>
        <w:pStyle w:val="ListeParagraf"/>
        <w:numPr>
          <w:ilvl w:val="0"/>
          <w:numId w:val="45"/>
        </w:numPr>
        <w:spacing w:line="256" w:lineRule="auto"/>
      </w:pPr>
      <w:proofErr w:type="spellStart"/>
      <w:r w:rsidRPr="00D94612">
        <w:t>Topics</w:t>
      </w:r>
      <w:proofErr w:type="spellEnd"/>
      <w:r w:rsidRPr="00D94612">
        <w:t xml:space="preserve"> </w:t>
      </w:r>
      <w:proofErr w:type="spellStart"/>
      <w:r w:rsidRPr="00D94612">
        <w:t>will</w:t>
      </w:r>
      <w:proofErr w:type="spellEnd"/>
      <w:r w:rsidRPr="00D94612">
        <w:t xml:space="preserve"> be </w:t>
      </w:r>
      <w:proofErr w:type="spellStart"/>
      <w:r w:rsidRPr="00D94612">
        <w:t>determined</w:t>
      </w:r>
      <w:proofErr w:type="spellEnd"/>
      <w:r w:rsidRPr="00D94612">
        <w:t xml:space="preserve"> </w:t>
      </w:r>
      <w:proofErr w:type="spellStart"/>
      <w:r w:rsidRPr="00D94612">
        <w:t>and</w:t>
      </w:r>
      <w:proofErr w:type="spellEnd"/>
      <w:r w:rsidRPr="00D94612">
        <w:t xml:space="preserve"> </w:t>
      </w:r>
      <w:proofErr w:type="spellStart"/>
      <w:r w:rsidRPr="00D94612">
        <w:t>added</w:t>
      </w:r>
      <w:proofErr w:type="spellEnd"/>
      <w:r w:rsidRPr="00D94612">
        <w:t xml:space="preserve"> in Kafka.</w:t>
      </w:r>
    </w:p>
    <w:p w14:paraId="46352091" w14:textId="41BEB0A2" w:rsidR="00D94612" w:rsidRDefault="00D94612" w:rsidP="000D5342">
      <w:pPr>
        <w:pStyle w:val="ListeParagraf"/>
        <w:numPr>
          <w:ilvl w:val="0"/>
          <w:numId w:val="45"/>
        </w:numPr>
        <w:spacing w:line="256" w:lineRule="auto"/>
      </w:pPr>
      <w:proofErr w:type="spellStart"/>
      <w:r w:rsidRPr="00D94612">
        <w:t>It</w:t>
      </w:r>
      <w:proofErr w:type="spellEnd"/>
      <w:r w:rsidRPr="00D94612">
        <w:t xml:space="preserve"> </w:t>
      </w:r>
      <w:proofErr w:type="spellStart"/>
      <w:r w:rsidRPr="00D94612">
        <w:t>will</w:t>
      </w:r>
      <w:proofErr w:type="spellEnd"/>
      <w:r w:rsidRPr="00D94612">
        <w:t xml:space="preserve"> be </w:t>
      </w:r>
      <w:proofErr w:type="spellStart"/>
      <w:r w:rsidRPr="00D94612">
        <w:t>connected</w:t>
      </w:r>
      <w:proofErr w:type="spellEnd"/>
      <w:r w:rsidRPr="00D94612">
        <w:t xml:space="preserve"> </w:t>
      </w:r>
      <w:proofErr w:type="spellStart"/>
      <w:r w:rsidRPr="00D94612">
        <w:t>to</w:t>
      </w:r>
      <w:proofErr w:type="spellEnd"/>
      <w:r w:rsidRPr="00D94612">
        <w:t xml:space="preserve"> Kafka SF.</w:t>
      </w:r>
    </w:p>
    <w:p w14:paraId="4B8B1483" w14:textId="2B05D166" w:rsidR="00D94612" w:rsidRPr="000D5342" w:rsidDel="00E17D62" w:rsidRDefault="00D94612" w:rsidP="000D5342">
      <w:pPr>
        <w:pStyle w:val="ListeParagraf"/>
        <w:numPr>
          <w:ilvl w:val="0"/>
          <w:numId w:val="45"/>
        </w:numPr>
        <w:spacing w:line="256" w:lineRule="auto"/>
        <w:rPr>
          <w:del w:id="149" w:author="M.Ali FIRAT" w:date="2023-08-09T11:24:00Z"/>
        </w:rPr>
      </w:pPr>
      <w:r w:rsidRPr="00D94612">
        <w:t xml:space="preserve">Connection </w:t>
      </w:r>
      <w:proofErr w:type="spellStart"/>
      <w:r w:rsidRPr="00D94612">
        <w:t>will</w:t>
      </w:r>
      <w:proofErr w:type="spellEnd"/>
      <w:r w:rsidRPr="00D94612">
        <w:t xml:space="preserve"> be </w:t>
      </w:r>
      <w:proofErr w:type="spellStart"/>
      <w:r w:rsidRPr="00D94612">
        <w:t>established</w:t>
      </w:r>
      <w:proofErr w:type="spellEnd"/>
      <w:r w:rsidRPr="00D94612">
        <w:t xml:space="preserve"> </w:t>
      </w:r>
      <w:proofErr w:type="spellStart"/>
      <w:r w:rsidRPr="00D94612">
        <w:t>to</w:t>
      </w:r>
      <w:proofErr w:type="spellEnd"/>
      <w:r w:rsidRPr="00D94612">
        <w:t xml:space="preserve"> </w:t>
      </w:r>
      <w:proofErr w:type="spellStart"/>
      <w:r w:rsidRPr="00D94612">
        <w:t>get</w:t>
      </w:r>
      <w:proofErr w:type="spellEnd"/>
      <w:r w:rsidRPr="00D94612">
        <w:t xml:space="preserve"> user data </w:t>
      </w:r>
      <w:proofErr w:type="spellStart"/>
      <w:r w:rsidRPr="00D94612">
        <w:t>and</w:t>
      </w:r>
      <w:proofErr w:type="spellEnd"/>
      <w:r w:rsidRPr="00D94612">
        <w:t xml:space="preserve"> </w:t>
      </w:r>
      <w:proofErr w:type="spellStart"/>
      <w:r w:rsidRPr="00D94612">
        <w:t>usage</w:t>
      </w:r>
      <w:proofErr w:type="spellEnd"/>
      <w:r w:rsidRPr="00D94612">
        <w:t xml:space="preserve"> data </w:t>
      </w:r>
      <w:proofErr w:type="spellStart"/>
      <w:r w:rsidRPr="00D94612">
        <w:t>from</w:t>
      </w:r>
      <w:proofErr w:type="spellEnd"/>
      <w:r w:rsidRPr="00D94612">
        <w:t xml:space="preserve"> Kafka OCS.</w:t>
      </w:r>
    </w:p>
    <w:p w14:paraId="271BCC6B" w14:textId="77777777" w:rsidR="009634E4" w:rsidRDefault="009634E4" w:rsidP="00E17D62">
      <w:pPr>
        <w:pStyle w:val="ListeParagraf"/>
        <w:numPr>
          <w:ilvl w:val="0"/>
          <w:numId w:val="45"/>
        </w:numPr>
        <w:spacing w:line="256" w:lineRule="auto"/>
        <w:pPrChange w:id="150" w:author="M.Ali FIRAT" w:date="2023-08-09T11:24:00Z">
          <w:pPr>
            <w:pStyle w:val="ListeParagraf"/>
            <w:spacing w:line="256" w:lineRule="auto"/>
            <w:ind w:left="1068"/>
          </w:pPr>
        </w:pPrChange>
      </w:pPr>
    </w:p>
    <w:p w14:paraId="1AD1063E" w14:textId="561523E7" w:rsidR="00680F78" w:rsidRPr="00E17D62" w:rsidRDefault="00605A6F" w:rsidP="000C2CBC">
      <w:pPr>
        <w:spacing w:line="256" w:lineRule="auto"/>
        <w:ind w:firstLine="360"/>
        <w:rPr>
          <w:b/>
          <w:bCs/>
          <w:sz w:val="28"/>
          <w:szCs w:val="28"/>
          <w:rPrChange w:id="151" w:author="M.Ali FIRAT" w:date="2023-08-09T11:24:00Z">
            <w:rPr>
              <w:sz w:val="28"/>
              <w:szCs w:val="28"/>
            </w:rPr>
          </w:rPrChange>
        </w:rPr>
      </w:pPr>
      <w:r w:rsidRPr="00E17D62">
        <w:rPr>
          <w:b/>
          <w:bCs/>
          <w:sz w:val="28"/>
          <w:szCs w:val="28"/>
          <w:rPrChange w:id="152" w:author="M.Ali FIRAT" w:date="2023-08-09T11:24:00Z">
            <w:rPr>
              <w:sz w:val="28"/>
              <w:szCs w:val="28"/>
            </w:rPr>
          </w:rPrChange>
        </w:rPr>
        <w:t>2</w:t>
      </w:r>
      <w:r w:rsidR="000C2CBC" w:rsidRPr="00E17D62">
        <w:rPr>
          <w:b/>
          <w:bCs/>
          <w:sz w:val="28"/>
          <w:szCs w:val="28"/>
          <w:rPrChange w:id="153" w:author="M.Ali FIRAT" w:date="2023-08-09T11:24:00Z">
            <w:rPr>
              <w:sz w:val="28"/>
              <w:szCs w:val="28"/>
            </w:rPr>
          </w:rPrChange>
        </w:rPr>
        <w:t>.</w:t>
      </w:r>
      <w:r w:rsidR="002A2ACE" w:rsidRPr="00E17D62">
        <w:rPr>
          <w:b/>
          <w:bCs/>
          <w:sz w:val="28"/>
          <w:szCs w:val="28"/>
          <w:rPrChange w:id="154" w:author="M.Ali FIRAT" w:date="2023-08-09T11:24:00Z">
            <w:rPr>
              <w:sz w:val="28"/>
              <w:szCs w:val="28"/>
            </w:rPr>
          </w:rPrChange>
        </w:rPr>
        <w:t>7</w:t>
      </w:r>
      <w:r w:rsidR="0083392F" w:rsidRPr="00E17D62">
        <w:rPr>
          <w:b/>
          <w:bCs/>
          <w:sz w:val="28"/>
          <w:szCs w:val="28"/>
          <w:rPrChange w:id="155" w:author="M.Ali FIRAT" w:date="2023-08-09T11:24:00Z">
            <w:rPr>
              <w:sz w:val="28"/>
              <w:szCs w:val="28"/>
            </w:rPr>
          </w:rPrChange>
        </w:rPr>
        <w:t>.SF</w:t>
      </w:r>
    </w:p>
    <w:p w14:paraId="591D9019" w14:textId="4EAF7367" w:rsidR="0083392F" w:rsidRDefault="0083392F" w:rsidP="009634E4">
      <w:pPr>
        <w:pStyle w:val="ListeParagraf"/>
        <w:numPr>
          <w:ilvl w:val="0"/>
          <w:numId w:val="35"/>
        </w:numPr>
        <w:spacing w:line="256" w:lineRule="auto"/>
      </w:pPr>
      <w:r w:rsidRPr="0083392F">
        <w:t xml:space="preserve">SF </w:t>
      </w:r>
      <w:proofErr w:type="spellStart"/>
      <w:r w:rsidRPr="0083392F">
        <w:t>will</w:t>
      </w:r>
      <w:proofErr w:type="spellEnd"/>
      <w:r w:rsidRPr="0083392F">
        <w:t xml:space="preserve">  </w:t>
      </w:r>
      <w:proofErr w:type="spellStart"/>
      <w:r w:rsidRPr="0083392F">
        <w:t>store</w:t>
      </w:r>
      <w:proofErr w:type="spellEnd"/>
      <w:r w:rsidRPr="0083392F">
        <w:t xml:space="preserve"> </w:t>
      </w:r>
      <w:proofErr w:type="spellStart"/>
      <w:r w:rsidRPr="0083392F">
        <w:t>new</w:t>
      </w:r>
      <w:proofErr w:type="spellEnd"/>
      <w:r w:rsidRPr="0083392F">
        <w:t xml:space="preserve"> user </w:t>
      </w:r>
      <w:proofErr w:type="spellStart"/>
      <w:r w:rsidRPr="0083392F">
        <w:t>information</w:t>
      </w:r>
      <w:proofErr w:type="spellEnd"/>
      <w:r w:rsidRPr="0083392F">
        <w:t xml:space="preserve">, </w:t>
      </w:r>
      <w:proofErr w:type="spellStart"/>
      <w:r w:rsidRPr="0083392F">
        <w:t>tariff</w:t>
      </w:r>
      <w:proofErr w:type="spellEnd"/>
      <w:r w:rsidRPr="0083392F">
        <w:t xml:space="preserve"> </w:t>
      </w:r>
      <w:proofErr w:type="spellStart"/>
      <w:r w:rsidRPr="0083392F">
        <w:t>usage</w:t>
      </w:r>
      <w:proofErr w:type="spellEnd"/>
      <w:r w:rsidRPr="0083392F">
        <w:t xml:space="preserve"> </w:t>
      </w:r>
      <w:proofErr w:type="spellStart"/>
      <w:r w:rsidRPr="0083392F">
        <w:t>and</w:t>
      </w:r>
      <w:proofErr w:type="spellEnd"/>
      <w:r w:rsidRPr="0083392F">
        <w:t xml:space="preserve"> user </w:t>
      </w:r>
      <w:proofErr w:type="spellStart"/>
      <w:r w:rsidRPr="0083392F">
        <w:t>information</w:t>
      </w:r>
      <w:proofErr w:type="spellEnd"/>
      <w:r w:rsidRPr="0083392F">
        <w:t xml:space="preserve"> </w:t>
      </w:r>
      <w:proofErr w:type="spellStart"/>
      <w:r w:rsidRPr="0083392F">
        <w:t>from</w:t>
      </w:r>
      <w:proofErr w:type="spellEnd"/>
      <w:r w:rsidRPr="0083392F">
        <w:t xml:space="preserve"> K</w:t>
      </w:r>
      <w:ins w:id="156" w:author="M.Ali FIRAT" w:date="2023-08-08T16:43:00Z">
        <w:r w:rsidR="004E1329">
          <w:t>afka</w:t>
        </w:r>
      </w:ins>
      <w:del w:id="157" w:author="M.Ali FIRAT" w:date="2023-08-08T16:43:00Z">
        <w:r w:rsidRPr="0083392F" w:rsidDel="004E1329">
          <w:delText>AFKA</w:delText>
        </w:r>
      </w:del>
      <w:r w:rsidRPr="0083392F">
        <w:t>.</w:t>
      </w:r>
    </w:p>
    <w:p w14:paraId="628B77C6" w14:textId="4331AB10" w:rsidR="000D726D" w:rsidRPr="000D5342" w:rsidRDefault="009634E4" w:rsidP="000D5342">
      <w:pPr>
        <w:pStyle w:val="ListeParagraf"/>
        <w:numPr>
          <w:ilvl w:val="0"/>
          <w:numId w:val="35"/>
        </w:numPr>
        <w:spacing w:line="256" w:lineRule="auto"/>
        <w:rPr>
          <w:sz w:val="28"/>
          <w:szCs w:val="28"/>
        </w:rPr>
      </w:pPr>
      <w:r w:rsidRPr="00405522">
        <w:t xml:space="preserve">SF </w:t>
      </w:r>
      <w:proofErr w:type="spellStart"/>
      <w:r w:rsidRPr="00405522">
        <w:t>will</w:t>
      </w:r>
      <w:proofErr w:type="spellEnd"/>
      <w:r w:rsidRPr="00405522">
        <w:t xml:space="preserve"> </w:t>
      </w:r>
      <w:proofErr w:type="spellStart"/>
      <w:r w:rsidRPr="00405522">
        <w:t>send</w:t>
      </w:r>
      <w:proofErr w:type="spellEnd"/>
      <w:r w:rsidRPr="00405522">
        <w:t xml:space="preserve"> </w:t>
      </w:r>
      <w:proofErr w:type="spellStart"/>
      <w:r w:rsidRPr="00405522">
        <w:t>this</w:t>
      </w:r>
      <w:proofErr w:type="spellEnd"/>
      <w:r w:rsidRPr="00405522">
        <w:t xml:space="preserve"> </w:t>
      </w:r>
      <w:proofErr w:type="spellStart"/>
      <w:r w:rsidRPr="00405522">
        <w:t>stored</w:t>
      </w:r>
      <w:proofErr w:type="spellEnd"/>
      <w:r w:rsidRPr="00405522">
        <w:t xml:space="preserve"> data </w:t>
      </w:r>
      <w:proofErr w:type="spellStart"/>
      <w:r w:rsidRPr="00405522">
        <w:t>to</w:t>
      </w:r>
      <w:proofErr w:type="spellEnd"/>
      <w:r w:rsidRPr="00405522">
        <w:t xml:space="preserve"> MW.</w:t>
      </w:r>
    </w:p>
    <w:p w14:paraId="4755B325" w14:textId="1A759101" w:rsidR="0083392F" w:rsidRPr="00E17D62" w:rsidRDefault="00605A6F" w:rsidP="000C2CBC">
      <w:pPr>
        <w:spacing w:line="256" w:lineRule="auto"/>
        <w:ind w:firstLine="360"/>
        <w:rPr>
          <w:b/>
          <w:bCs/>
          <w:sz w:val="24"/>
          <w:szCs w:val="24"/>
          <w:rPrChange w:id="158" w:author="M.Ali FIRAT" w:date="2023-08-09T11:24:00Z">
            <w:rPr>
              <w:sz w:val="28"/>
              <w:szCs w:val="28"/>
            </w:rPr>
          </w:rPrChange>
        </w:rPr>
      </w:pPr>
      <w:r w:rsidRPr="00E17D62">
        <w:rPr>
          <w:b/>
          <w:bCs/>
          <w:sz w:val="24"/>
          <w:szCs w:val="24"/>
          <w:rPrChange w:id="159" w:author="M.Ali FIRAT" w:date="2023-08-09T11:24:00Z">
            <w:rPr>
              <w:sz w:val="28"/>
              <w:szCs w:val="28"/>
            </w:rPr>
          </w:rPrChange>
        </w:rPr>
        <w:t>2</w:t>
      </w:r>
      <w:r w:rsidR="000C2CBC" w:rsidRPr="00E17D62">
        <w:rPr>
          <w:b/>
          <w:bCs/>
          <w:sz w:val="24"/>
          <w:szCs w:val="24"/>
          <w:rPrChange w:id="160" w:author="M.Ali FIRAT" w:date="2023-08-09T11:24:00Z">
            <w:rPr>
              <w:sz w:val="28"/>
              <w:szCs w:val="28"/>
            </w:rPr>
          </w:rPrChange>
        </w:rPr>
        <w:t>.</w:t>
      </w:r>
      <w:r w:rsidR="002A2ACE" w:rsidRPr="00E17D62">
        <w:rPr>
          <w:b/>
          <w:bCs/>
          <w:sz w:val="24"/>
          <w:szCs w:val="24"/>
          <w:rPrChange w:id="161" w:author="M.Ali FIRAT" w:date="2023-08-09T11:24:00Z">
            <w:rPr>
              <w:sz w:val="28"/>
              <w:szCs w:val="28"/>
            </w:rPr>
          </w:rPrChange>
        </w:rPr>
        <w:t>8</w:t>
      </w:r>
      <w:r w:rsidR="0083392F" w:rsidRPr="00E17D62">
        <w:rPr>
          <w:b/>
          <w:bCs/>
          <w:sz w:val="24"/>
          <w:szCs w:val="24"/>
          <w:rPrChange w:id="162" w:author="M.Ali FIRAT" w:date="2023-08-09T11:24:00Z">
            <w:rPr>
              <w:sz w:val="28"/>
              <w:szCs w:val="28"/>
            </w:rPr>
          </w:rPrChange>
        </w:rPr>
        <w:t>.ORACLE</w:t>
      </w:r>
    </w:p>
    <w:p w14:paraId="2B48862B" w14:textId="1ACA9004" w:rsidR="009634E4" w:rsidRDefault="009634E4" w:rsidP="000D5342">
      <w:pPr>
        <w:pStyle w:val="ListeParagraf"/>
        <w:numPr>
          <w:ilvl w:val="0"/>
          <w:numId w:val="37"/>
        </w:numPr>
        <w:spacing w:line="256" w:lineRule="auto"/>
      </w:pPr>
      <w:r w:rsidRPr="000D5342">
        <w:t xml:space="preserve">User </w:t>
      </w:r>
      <w:proofErr w:type="spellStart"/>
      <w:r w:rsidRPr="000D5342">
        <w:t>information</w:t>
      </w:r>
      <w:proofErr w:type="spellEnd"/>
      <w:r w:rsidRPr="000D5342">
        <w:t xml:space="preserve">, </w:t>
      </w:r>
      <w:proofErr w:type="spellStart"/>
      <w:r w:rsidRPr="000D5342">
        <w:t>tariff</w:t>
      </w:r>
      <w:proofErr w:type="spellEnd"/>
      <w:r w:rsidRPr="000D5342">
        <w:t xml:space="preserve"> </w:t>
      </w:r>
      <w:proofErr w:type="spellStart"/>
      <w:r w:rsidRPr="000D5342">
        <w:t>usage</w:t>
      </w:r>
      <w:proofErr w:type="spellEnd"/>
      <w:r w:rsidRPr="000D5342">
        <w:t xml:space="preserve">, </w:t>
      </w:r>
      <w:proofErr w:type="spellStart"/>
      <w:r w:rsidRPr="000D5342">
        <w:t>new</w:t>
      </w:r>
      <w:proofErr w:type="spellEnd"/>
      <w:r w:rsidRPr="000D5342">
        <w:t xml:space="preserve"> user </w:t>
      </w:r>
      <w:proofErr w:type="spellStart"/>
      <w:r w:rsidRPr="000D5342">
        <w:t>information</w:t>
      </w:r>
      <w:proofErr w:type="spellEnd"/>
      <w:r w:rsidRPr="000D5342">
        <w:t xml:space="preserve"> </w:t>
      </w:r>
      <w:proofErr w:type="spellStart"/>
      <w:r w:rsidRPr="000D5342">
        <w:t>and</w:t>
      </w:r>
      <w:proofErr w:type="spellEnd"/>
      <w:r w:rsidRPr="000D5342">
        <w:t xml:space="preserve"> </w:t>
      </w:r>
      <w:proofErr w:type="spellStart"/>
      <w:r w:rsidRPr="000D5342">
        <w:t>tariff</w:t>
      </w:r>
      <w:proofErr w:type="spellEnd"/>
      <w:r w:rsidRPr="000D5342">
        <w:t xml:space="preserve"> </w:t>
      </w:r>
      <w:proofErr w:type="spellStart"/>
      <w:r w:rsidRPr="000D5342">
        <w:t>information</w:t>
      </w:r>
      <w:proofErr w:type="spellEnd"/>
      <w:r w:rsidRPr="000D5342">
        <w:t xml:space="preserve"> </w:t>
      </w:r>
      <w:proofErr w:type="spellStart"/>
      <w:r w:rsidRPr="000D5342">
        <w:t>coming</w:t>
      </w:r>
      <w:proofErr w:type="spellEnd"/>
      <w:r w:rsidRPr="000D5342">
        <w:t xml:space="preserve"> </w:t>
      </w:r>
      <w:proofErr w:type="spellStart"/>
      <w:r w:rsidRPr="000D5342">
        <w:t>from</w:t>
      </w:r>
      <w:proofErr w:type="spellEnd"/>
      <w:r w:rsidRPr="000D5342">
        <w:t xml:space="preserve"> </w:t>
      </w:r>
      <w:proofErr w:type="spellStart"/>
      <w:r w:rsidRPr="000D5342">
        <w:t>O</w:t>
      </w:r>
      <w:ins w:id="163" w:author="M.Ali FIRAT" w:date="2023-08-08T16:43:00Z">
        <w:r w:rsidR="004E1329">
          <w:t>racle</w:t>
        </w:r>
      </w:ins>
      <w:proofErr w:type="spellEnd"/>
      <w:del w:id="164" w:author="M.Ali FIRAT" w:date="2023-08-08T16:43:00Z">
        <w:r w:rsidRPr="000D5342" w:rsidDel="004E1329">
          <w:delText>RACLE</w:delText>
        </w:r>
      </w:del>
      <w:r w:rsidRPr="000D5342">
        <w:t xml:space="preserve"> MW </w:t>
      </w:r>
      <w:proofErr w:type="spellStart"/>
      <w:r w:rsidRPr="000D5342">
        <w:t>will</w:t>
      </w:r>
      <w:proofErr w:type="spellEnd"/>
      <w:r w:rsidRPr="000D5342">
        <w:t xml:space="preserve"> be </w:t>
      </w:r>
      <w:proofErr w:type="spellStart"/>
      <w:r w:rsidRPr="000D5342">
        <w:t>stored</w:t>
      </w:r>
      <w:proofErr w:type="spellEnd"/>
      <w:r w:rsidRPr="000D5342">
        <w:t xml:space="preserve"> in </w:t>
      </w:r>
      <w:proofErr w:type="spellStart"/>
      <w:r w:rsidRPr="000D5342">
        <w:t>the</w:t>
      </w:r>
      <w:proofErr w:type="spellEnd"/>
      <w:r w:rsidRPr="000D5342">
        <w:t xml:space="preserve"> </w:t>
      </w:r>
      <w:proofErr w:type="spellStart"/>
      <w:r w:rsidRPr="000D5342">
        <w:t>database</w:t>
      </w:r>
      <w:proofErr w:type="spellEnd"/>
      <w:r w:rsidRPr="000D5342">
        <w:t>.</w:t>
      </w:r>
    </w:p>
    <w:p w14:paraId="6D8085DD" w14:textId="768916E6" w:rsidR="009634E4" w:rsidRPr="000D5342" w:rsidRDefault="009634E4" w:rsidP="000D5342">
      <w:pPr>
        <w:pStyle w:val="ListeParagraf"/>
        <w:numPr>
          <w:ilvl w:val="0"/>
          <w:numId w:val="37"/>
        </w:numPr>
        <w:spacing w:line="256" w:lineRule="auto"/>
      </w:pPr>
      <w:proofErr w:type="spellStart"/>
      <w:r w:rsidRPr="009634E4">
        <w:t>According</w:t>
      </w:r>
      <w:proofErr w:type="spellEnd"/>
      <w:r w:rsidRPr="009634E4">
        <w:t xml:space="preserve"> </w:t>
      </w:r>
      <w:proofErr w:type="spellStart"/>
      <w:r w:rsidRPr="009634E4">
        <w:t>to</w:t>
      </w:r>
      <w:proofErr w:type="spellEnd"/>
      <w:r w:rsidRPr="009634E4">
        <w:t xml:space="preserve"> </w:t>
      </w:r>
      <w:proofErr w:type="spellStart"/>
      <w:r w:rsidRPr="009634E4">
        <w:t>the</w:t>
      </w:r>
      <w:proofErr w:type="spellEnd"/>
      <w:r w:rsidRPr="009634E4">
        <w:t xml:space="preserve"> </w:t>
      </w:r>
      <w:proofErr w:type="spellStart"/>
      <w:r w:rsidRPr="009634E4">
        <w:t>message</w:t>
      </w:r>
      <w:proofErr w:type="spellEnd"/>
      <w:r w:rsidRPr="009634E4">
        <w:t xml:space="preserve"> </w:t>
      </w:r>
      <w:proofErr w:type="spellStart"/>
      <w:r w:rsidRPr="009634E4">
        <w:t>from</w:t>
      </w:r>
      <w:proofErr w:type="spellEnd"/>
      <w:r w:rsidRPr="009634E4">
        <w:t xml:space="preserve"> </w:t>
      </w:r>
      <w:proofErr w:type="spellStart"/>
      <w:r w:rsidRPr="009634E4">
        <w:t>Oracle</w:t>
      </w:r>
      <w:proofErr w:type="spellEnd"/>
      <w:r w:rsidRPr="009634E4">
        <w:t xml:space="preserve"> </w:t>
      </w:r>
      <w:proofErr w:type="spellStart"/>
      <w:r w:rsidRPr="009634E4">
        <w:t>Mw</w:t>
      </w:r>
      <w:proofErr w:type="spellEnd"/>
      <w:r w:rsidRPr="009634E4">
        <w:t xml:space="preserve">, </w:t>
      </w:r>
      <w:proofErr w:type="spellStart"/>
      <w:r w:rsidRPr="009634E4">
        <w:t>the</w:t>
      </w:r>
      <w:proofErr w:type="spellEnd"/>
      <w:r w:rsidRPr="009634E4">
        <w:t xml:space="preserve"> </w:t>
      </w:r>
      <w:proofErr w:type="spellStart"/>
      <w:r w:rsidRPr="009634E4">
        <w:t>database</w:t>
      </w:r>
      <w:proofErr w:type="spellEnd"/>
      <w:r w:rsidRPr="009634E4">
        <w:t xml:space="preserve"> </w:t>
      </w:r>
      <w:proofErr w:type="spellStart"/>
      <w:r w:rsidRPr="009634E4">
        <w:t>will</w:t>
      </w:r>
      <w:proofErr w:type="spellEnd"/>
      <w:r w:rsidRPr="009634E4">
        <w:t xml:space="preserve"> be </w:t>
      </w:r>
      <w:proofErr w:type="spellStart"/>
      <w:r w:rsidRPr="009634E4">
        <w:t>updated</w:t>
      </w:r>
      <w:proofErr w:type="spellEnd"/>
      <w:r w:rsidRPr="009634E4">
        <w:t>.</w:t>
      </w:r>
    </w:p>
    <w:p w14:paraId="571BD510" w14:textId="606BBF68" w:rsidR="0083392F" w:rsidRPr="00E17D62" w:rsidRDefault="00605A6F" w:rsidP="000C2CBC">
      <w:pPr>
        <w:spacing w:line="256" w:lineRule="auto"/>
        <w:ind w:firstLine="360"/>
        <w:rPr>
          <w:b/>
          <w:bCs/>
          <w:sz w:val="24"/>
          <w:szCs w:val="24"/>
          <w:rPrChange w:id="165" w:author="M.Ali FIRAT" w:date="2023-08-09T11:24:00Z">
            <w:rPr>
              <w:sz w:val="28"/>
              <w:szCs w:val="28"/>
            </w:rPr>
          </w:rPrChange>
        </w:rPr>
      </w:pPr>
      <w:r w:rsidRPr="00E17D62">
        <w:rPr>
          <w:b/>
          <w:bCs/>
          <w:sz w:val="24"/>
          <w:szCs w:val="24"/>
          <w:rPrChange w:id="166" w:author="M.Ali FIRAT" w:date="2023-08-09T11:24:00Z">
            <w:rPr>
              <w:sz w:val="28"/>
              <w:szCs w:val="28"/>
            </w:rPr>
          </w:rPrChange>
        </w:rPr>
        <w:t>2</w:t>
      </w:r>
      <w:r w:rsidR="000C2CBC" w:rsidRPr="00E17D62">
        <w:rPr>
          <w:b/>
          <w:bCs/>
          <w:sz w:val="24"/>
          <w:szCs w:val="24"/>
          <w:rPrChange w:id="167" w:author="M.Ali FIRAT" w:date="2023-08-09T11:24:00Z">
            <w:rPr>
              <w:sz w:val="28"/>
              <w:szCs w:val="28"/>
            </w:rPr>
          </w:rPrChange>
        </w:rPr>
        <w:t>.</w:t>
      </w:r>
      <w:r w:rsidR="002A2ACE" w:rsidRPr="00E17D62">
        <w:rPr>
          <w:b/>
          <w:bCs/>
          <w:sz w:val="24"/>
          <w:szCs w:val="24"/>
          <w:rPrChange w:id="168" w:author="M.Ali FIRAT" w:date="2023-08-09T11:24:00Z">
            <w:rPr>
              <w:sz w:val="28"/>
              <w:szCs w:val="28"/>
            </w:rPr>
          </w:rPrChange>
        </w:rPr>
        <w:t>9</w:t>
      </w:r>
      <w:r w:rsidR="0083392F" w:rsidRPr="00E17D62">
        <w:rPr>
          <w:b/>
          <w:bCs/>
          <w:sz w:val="24"/>
          <w:szCs w:val="24"/>
          <w:rPrChange w:id="169" w:author="M.Ali FIRAT" w:date="2023-08-09T11:24:00Z">
            <w:rPr>
              <w:sz w:val="28"/>
              <w:szCs w:val="28"/>
            </w:rPr>
          </w:rPrChange>
        </w:rPr>
        <w:t>.OCS</w:t>
      </w:r>
    </w:p>
    <w:p w14:paraId="2DCAD2FF" w14:textId="77777777" w:rsidR="00D0028D" w:rsidRDefault="00D0028D" w:rsidP="00D0028D">
      <w:pPr>
        <w:pStyle w:val="ListeParagraf"/>
        <w:numPr>
          <w:ilvl w:val="0"/>
          <w:numId w:val="13"/>
        </w:numPr>
      </w:pPr>
      <w:r w:rsidRPr="00405522">
        <w:t xml:space="preserve">As OCS </w:t>
      </w:r>
      <w:proofErr w:type="spellStart"/>
      <w:r w:rsidRPr="00405522">
        <w:t>subscribers</w:t>
      </w:r>
      <w:proofErr w:type="spellEnd"/>
      <w:r w:rsidRPr="00405522">
        <w:t xml:space="preserve"> </w:t>
      </w:r>
      <w:proofErr w:type="spellStart"/>
      <w:r w:rsidRPr="00405522">
        <w:t>use</w:t>
      </w:r>
      <w:proofErr w:type="spellEnd"/>
      <w:r w:rsidRPr="00405522">
        <w:t xml:space="preserve"> internet, </w:t>
      </w:r>
      <w:proofErr w:type="spellStart"/>
      <w:r w:rsidRPr="00405522">
        <w:t>sms</w:t>
      </w:r>
      <w:proofErr w:type="spellEnd"/>
      <w:r w:rsidRPr="00405522">
        <w:t xml:space="preserve"> </w:t>
      </w:r>
      <w:proofErr w:type="spellStart"/>
      <w:r w:rsidRPr="00405522">
        <w:t>and</w:t>
      </w:r>
      <w:proofErr w:type="spellEnd"/>
      <w:r w:rsidRPr="00405522">
        <w:t xml:space="preserve"> </w:t>
      </w:r>
      <w:proofErr w:type="spellStart"/>
      <w:r w:rsidRPr="00405522">
        <w:t>minutes</w:t>
      </w:r>
      <w:proofErr w:type="spellEnd"/>
      <w:r w:rsidRPr="00405522">
        <w:t xml:space="preserve">, </w:t>
      </w:r>
      <w:proofErr w:type="spellStart"/>
      <w:r w:rsidRPr="00405522">
        <w:t>the</w:t>
      </w:r>
      <w:proofErr w:type="spellEnd"/>
      <w:r w:rsidRPr="00405522">
        <w:t xml:space="preserve"> </w:t>
      </w:r>
      <w:proofErr w:type="spellStart"/>
      <w:r w:rsidRPr="00405522">
        <w:t>amount</w:t>
      </w:r>
      <w:proofErr w:type="spellEnd"/>
      <w:r w:rsidRPr="00405522">
        <w:t xml:space="preserve"> </w:t>
      </w:r>
      <w:proofErr w:type="spellStart"/>
      <w:r w:rsidRPr="00405522">
        <w:t>used</w:t>
      </w:r>
      <w:proofErr w:type="spellEnd"/>
      <w:r w:rsidRPr="00405522">
        <w:t xml:space="preserve"> </w:t>
      </w:r>
      <w:proofErr w:type="spellStart"/>
      <w:r w:rsidRPr="00405522">
        <w:t>will</w:t>
      </w:r>
      <w:proofErr w:type="spellEnd"/>
      <w:r w:rsidRPr="00405522">
        <w:t xml:space="preserve"> be </w:t>
      </w:r>
      <w:proofErr w:type="spellStart"/>
      <w:r w:rsidRPr="00405522">
        <w:t>deducted</w:t>
      </w:r>
      <w:proofErr w:type="spellEnd"/>
      <w:r w:rsidRPr="00405522">
        <w:t xml:space="preserve"> </w:t>
      </w:r>
      <w:proofErr w:type="spellStart"/>
      <w:r w:rsidRPr="00405522">
        <w:t>from</w:t>
      </w:r>
      <w:proofErr w:type="spellEnd"/>
      <w:r w:rsidRPr="00405522">
        <w:t xml:space="preserve"> </w:t>
      </w:r>
      <w:proofErr w:type="spellStart"/>
      <w:r w:rsidRPr="00405522">
        <w:t>the</w:t>
      </w:r>
      <w:proofErr w:type="spellEnd"/>
      <w:r w:rsidRPr="00405522">
        <w:t xml:space="preserve"> </w:t>
      </w:r>
      <w:proofErr w:type="spellStart"/>
      <w:r w:rsidRPr="00405522">
        <w:t>subscriber's</w:t>
      </w:r>
      <w:proofErr w:type="spellEnd"/>
      <w:r w:rsidRPr="00405522">
        <w:t xml:space="preserve"> </w:t>
      </w:r>
      <w:proofErr w:type="spellStart"/>
      <w:r w:rsidRPr="00405522">
        <w:t>balance</w:t>
      </w:r>
      <w:proofErr w:type="spellEnd"/>
      <w:r w:rsidRPr="00405522">
        <w:t>.</w:t>
      </w:r>
    </w:p>
    <w:p w14:paraId="590D3922" w14:textId="77777777" w:rsidR="00D0028D" w:rsidRDefault="00D0028D" w:rsidP="00D0028D">
      <w:pPr>
        <w:pStyle w:val="ListeParagraf"/>
        <w:numPr>
          <w:ilvl w:val="0"/>
          <w:numId w:val="13"/>
        </w:numPr>
      </w:pPr>
      <w:r w:rsidRPr="00405522">
        <w:t xml:space="preserve">OCS </w:t>
      </w:r>
      <w:proofErr w:type="spellStart"/>
      <w:r w:rsidRPr="00405522">
        <w:t>will</w:t>
      </w:r>
      <w:proofErr w:type="spellEnd"/>
      <w:r w:rsidRPr="00405522">
        <w:t xml:space="preserve"> </w:t>
      </w:r>
      <w:proofErr w:type="spellStart"/>
      <w:r w:rsidRPr="00405522">
        <w:t>manage</w:t>
      </w:r>
      <w:proofErr w:type="spellEnd"/>
      <w:r w:rsidRPr="00405522">
        <w:t xml:space="preserve"> </w:t>
      </w:r>
      <w:proofErr w:type="spellStart"/>
      <w:r w:rsidRPr="00405522">
        <w:t>the</w:t>
      </w:r>
      <w:proofErr w:type="spellEnd"/>
      <w:r w:rsidRPr="00405522">
        <w:t xml:space="preserve"> </w:t>
      </w:r>
      <w:proofErr w:type="spellStart"/>
      <w:r w:rsidRPr="00405522">
        <w:t>tariffs</w:t>
      </w:r>
      <w:proofErr w:type="spellEnd"/>
      <w:r w:rsidRPr="00405522">
        <w:t xml:space="preserve"> of </w:t>
      </w:r>
      <w:proofErr w:type="spellStart"/>
      <w:r w:rsidRPr="00405522">
        <w:t>subscribers</w:t>
      </w:r>
      <w:proofErr w:type="spellEnd"/>
      <w:r w:rsidRPr="00405522">
        <w:t xml:space="preserve">. </w:t>
      </w:r>
      <w:proofErr w:type="spellStart"/>
      <w:r w:rsidRPr="00405522">
        <w:t>In</w:t>
      </w:r>
      <w:proofErr w:type="spellEnd"/>
      <w:r w:rsidRPr="00405522">
        <w:t xml:space="preserve"> </w:t>
      </w:r>
      <w:proofErr w:type="spellStart"/>
      <w:r w:rsidRPr="00405522">
        <w:t>tariff</w:t>
      </w:r>
      <w:proofErr w:type="spellEnd"/>
      <w:r w:rsidRPr="00405522">
        <w:t xml:space="preserve"> </w:t>
      </w:r>
      <w:proofErr w:type="spellStart"/>
      <w:r w:rsidRPr="00405522">
        <w:t>management</w:t>
      </w:r>
      <w:proofErr w:type="spellEnd"/>
      <w:r w:rsidRPr="00405522">
        <w:t xml:space="preserve">, it </w:t>
      </w:r>
      <w:proofErr w:type="spellStart"/>
      <w:r w:rsidRPr="00405522">
        <w:t>will</w:t>
      </w:r>
      <w:proofErr w:type="spellEnd"/>
      <w:r w:rsidRPr="00405522">
        <w:t xml:space="preserve"> </w:t>
      </w:r>
      <w:proofErr w:type="spellStart"/>
      <w:r w:rsidRPr="00405522">
        <w:t>determine</w:t>
      </w:r>
      <w:proofErr w:type="spellEnd"/>
      <w:r w:rsidRPr="00405522">
        <w:t xml:space="preserve"> </w:t>
      </w:r>
      <w:proofErr w:type="spellStart"/>
      <w:r w:rsidRPr="00405522">
        <w:t>the</w:t>
      </w:r>
      <w:proofErr w:type="spellEnd"/>
      <w:r w:rsidRPr="00405522">
        <w:t xml:space="preserve"> </w:t>
      </w:r>
      <w:proofErr w:type="spellStart"/>
      <w:r w:rsidRPr="00405522">
        <w:t>applicable</w:t>
      </w:r>
      <w:proofErr w:type="spellEnd"/>
      <w:r w:rsidRPr="00405522">
        <w:t xml:space="preserve"> </w:t>
      </w:r>
      <w:proofErr w:type="spellStart"/>
      <w:r w:rsidRPr="00405522">
        <w:t>tariffs</w:t>
      </w:r>
      <w:proofErr w:type="spellEnd"/>
      <w:r w:rsidRPr="00405522">
        <w:t xml:space="preserve"> </w:t>
      </w:r>
      <w:proofErr w:type="spellStart"/>
      <w:r w:rsidRPr="00405522">
        <w:t>and</w:t>
      </w:r>
      <w:proofErr w:type="spellEnd"/>
      <w:r w:rsidRPr="00405522">
        <w:t xml:space="preserve"> </w:t>
      </w:r>
      <w:proofErr w:type="spellStart"/>
      <w:r w:rsidRPr="00405522">
        <w:t>pricing</w:t>
      </w:r>
      <w:proofErr w:type="spellEnd"/>
      <w:r w:rsidRPr="00405522">
        <w:t xml:space="preserve"> </w:t>
      </w:r>
      <w:proofErr w:type="spellStart"/>
      <w:r w:rsidRPr="00405522">
        <w:t>for</w:t>
      </w:r>
      <w:proofErr w:type="spellEnd"/>
      <w:r w:rsidRPr="00405522">
        <w:t xml:space="preserve"> </w:t>
      </w:r>
      <w:proofErr w:type="spellStart"/>
      <w:r w:rsidRPr="00405522">
        <w:t>certain</w:t>
      </w:r>
      <w:proofErr w:type="spellEnd"/>
      <w:r w:rsidRPr="00405522">
        <w:t xml:space="preserve"> </w:t>
      </w:r>
      <w:proofErr w:type="spellStart"/>
      <w:r w:rsidRPr="00405522">
        <w:t>services</w:t>
      </w:r>
      <w:proofErr w:type="spellEnd"/>
      <w:r w:rsidRPr="00405522">
        <w:t>.</w:t>
      </w:r>
    </w:p>
    <w:p w14:paraId="2A097FCB" w14:textId="05205B45" w:rsidR="00454EF1" w:rsidRPr="00AC5ADF" w:rsidRDefault="00D0028D" w:rsidP="00AC5ADF">
      <w:pPr>
        <w:pStyle w:val="ListeParagraf"/>
        <w:numPr>
          <w:ilvl w:val="0"/>
          <w:numId w:val="13"/>
        </w:numPr>
        <w:rPr>
          <w:sz w:val="28"/>
          <w:szCs w:val="28"/>
        </w:rPr>
      </w:pPr>
      <w:r w:rsidRPr="00405522">
        <w:t xml:space="preserve">OCS </w:t>
      </w:r>
      <w:proofErr w:type="spellStart"/>
      <w:r w:rsidRPr="00405522">
        <w:t>will</w:t>
      </w:r>
      <w:proofErr w:type="spellEnd"/>
      <w:r w:rsidRPr="00405522">
        <w:t xml:space="preserve"> </w:t>
      </w:r>
      <w:proofErr w:type="spellStart"/>
      <w:r w:rsidRPr="00405522">
        <w:t>send</w:t>
      </w:r>
      <w:proofErr w:type="spellEnd"/>
      <w:r w:rsidRPr="00405522">
        <w:t xml:space="preserve"> </w:t>
      </w:r>
      <w:proofErr w:type="spellStart"/>
      <w:r w:rsidRPr="00405522">
        <w:t>the</w:t>
      </w:r>
      <w:proofErr w:type="spellEnd"/>
      <w:r w:rsidRPr="00405522">
        <w:t xml:space="preserve"> </w:t>
      </w:r>
      <w:proofErr w:type="spellStart"/>
      <w:r w:rsidRPr="00405522">
        <w:t>tariffs</w:t>
      </w:r>
      <w:proofErr w:type="spellEnd"/>
      <w:r w:rsidRPr="00405522">
        <w:t xml:space="preserve"> it has </w:t>
      </w:r>
      <w:proofErr w:type="spellStart"/>
      <w:r w:rsidRPr="00405522">
        <w:t>determined</w:t>
      </w:r>
      <w:proofErr w:type="spellEnd"/>
      <w:r w:rsidRPr="00405522">
        <w:t xml:space="preserve"> </w:t>
      </w:r>
      <w:proofErr w:type="spellStart"/>
      <w:r w:rsidRPr="00405522">
        <w:t>and</w:t>
      </w:r>
      <w:proofErr w:type="spellEnd"/>
      <w:r w:rsidRPr="00405522">
        <w:t xml:space="preserve"> </w:t>
      </w:r>
      <w:proofErr w:type="spellStart"/>
      <w:r w:rsidRPr="00405522">
        <w:t>the</w:t>
      </w:r>
      <w:proofErr w:type="spellEnd"/>
      <w:r w:rsidRPr="00405522">
        <w:t xml:space="preserve"> </w:t>
      </w:r>
      <w:proofErr w:type="spellStart"/>
      <w:r w:rsidRPr="00405522">
        <w:t>amount</w:t>
      </w:r>
      <w:proofErr w:type="spellEnd"/>
      <w:r w:rsidRPr="00405522">
        <w:t xml:space="preserve"> of </w:t>
      </w:r>
      <w:proofErr w:type="spellStart"/>
      <w:r w:rsidRPr="00405522">
        <w:t>sms</w:t>
      </w:r>
      <w:proofErr w:type="spellEnd"/>
      <w:r w:rsidRPr="00405522">
        <w:t xml:space="preserve">, internet </w:t>
      </w:r>
      <w:proofErr w:type="spellStart"/>
      <w:r w:rsidRPr="00405522">
        <w:t>and</w:t>
      </w:r>
      <w:proofErr w:type="spellEnd"/>
      <w:r w:rsidRPr="00405522">
        <w:t xml:space="preserve"> </w:t>
      </w:r>
      <w:proofErr w:type="spellStart"/>
      <w:r w:rsidRPr="00405522">
        <w:t>minutes</w:t>
      </w:r>
      <w:proofErr w:type="spellEnd"/>
      <w:r w:rsidRPr="00405522">
        <w:t xml:space="preserve"> </w:t>
      </w:r>
      <w:proofErr w:type="spellStart"/>
      <w:r w:rsidRPr="00405522">
        <w:t>that</w:t>
      </w:r>
      <w:proofErr w:type="spellEnd"/>
      <w:r w:rsidRPr="00405522">
        <w:t xml:space="preserve"> </w:t>
      </w:r>
      <w:proofErr w:type="spellStart"/>
      <w:r w:rsidRPr="00405522">
        <w:t>should</w:t>
      </w:r>
      <w:proofErr w:type="spellEnd"/>
      <w:r w:rsidRPr="00405522">
        <w:t xml:space="preserve"> be </w:t>
      </w:r>
      <w:proofErr w:type="spellStart"/>
      <w:r w:rsidRPr="00405522">
        <w:t>reduced</w:t>
      </w:r>
      <w:proofErr w:type="spellEnd"/>
      <w:r w:rsidRPr="00405522">
        <w:t xml:space="preserve"> </w:t>
      </w:r>
      <w:proofErr w:type="spellStart"/>
      <w:r w:rsidRPr="00405522">
        <w:t>from</w:t>
      </w:r>
      <w:proofErr w:type="spellEnd"/>
      <w:r w:rsidRPr="00405522">
        <w:t xml:space="preserve"> </w:t>
      </w:r>
      <w:proofErr w:type="spellStart"/>
      <w:r w:rsidRPr="00405522">
        <w:t>the</w:t>
      </w:r>
      <w:proofErr w:type="spellEnd"/>
      <w:r w:rsidRPr="00405522">
        <w:t xml:space="preserve"> </w:t>
      </w:r>
      <w:proofErr w:type="spellStart"/>
      <w:r w:rsidRPr="00405522">
        <w:t>user's</w:t>
      </w:r>
      <w:proofErr w:type="spellEnd"/>
      <w:r w:rsidRPr="00405522">
        <w:t xml:space="preserve"> </w:t>
      </w:r>
      <w:proofErr w:type="spellStart"/>
      <w:r w:rsidRPr="00405522">
        <w:t>account</w:t>
      </w:r>
      <w:proofErr w:type="spellEnd"/>
      <w:r w:rsidRPr="00405522">
        <w:t xml:space="preserve"> as a </w:t>
      </w:r>
      <w:proofErr w:type="spellStart"/>
      <w:r w:rsidRPr="00405522">
        <w:t>voltdb</w:t>
      </w:r>
      <w:proofErr w:type="spellEnd"/>
      <w:r w:rsidRPr="00405522">
        <w:t xml:space="preserve"> </w:t>
      </w:r>
      <w:proofErr w:type="spellStart"/>
      <w:r w:rsidRPr="00405522">
        <w:t>message</w:t>
      </w:r>
      <w:proofErr w:type="spellEnd"/>
      <w:r w:rsidRPr="00405522">
        <w:t>.</w:t>
      </w:r>
    </w:p>
    <w:p w14:paraId="677006CC" w14:textId="6E21B458" w:rsidR="0083392F" w:rsidRPr="00E17D62" w:rsidRDefault="00605A6F" w:rsidP="000C2CBC">
      <w:pPr>
        <w:spacing w:line="256" w:lineRule="auto"/>
        <w:ind w:firstLine="360"/>
        <w:rPr>
          <w:b/>
          <w:bCs/>
          <w:sz w:val="24"/>
          <w:szCs w:val="24"/>
          <w:rPrChange w:id="170" w:author="M.Ali FIRAT" w:date="2023-08-09T11:24:00Z">
            <w:rPr>
              <w:sz w:val="28"/>
              <w:szCs w:val="28"/>
            </w:rPr>
          </w:rPrChange>
        </w:rPr>
      </w:pPr>
      <w:r w:rsidRPr="00E17D62">
        <w:rPr>
          <w:b/>
          <w:bCs/>
          <w:sz w:val="24"/>
          <w:szCs w:val="24"/>
          <w:rPrChange w:id="171" w:author="M.Ali FIRAT" w:date="2023-08-09T11:24:00Z">
            <w:rPr>
              <w:sz w:val="28"/>
              <w:szCs w:val="28"/>
            </w:rPr>
          </w:rPrChange>
        </w:rPr>
        <w:t>2</w:t>
      </w:r>
      <w:r w:rsidR="000C2CBC" w:rsidRPr="00E17D62">
        <w:rPr>
          <w:b/>
          <w:bCs/>
          <w:sz w:val="24"/>
          <w:szCs w:val="24"/>
          <w:rPrChange w:id="172" w:author="M.Ali FIRAT" w:date="2023-08-09T11:24:00Z">
            <w:rPr>
              <w:sz w:val="28"/>
              <w:szCs w:val="28"/>
            </w:rPr>
          </w:rPrChange>
        </w:rPr>
        <w:t>.</w:t>
      </w:r>
      <w:r w:rsidR="00D0028D" w:rsidRPr="00E17D62">
        <w:rPr>
          <w:b/>
          <w:bCs/>
          <w:sz w:val="24"/>
          <w:szCs w:val="24"/>
          <w:rPrChange w:id="173" w:author="M.Ali FIRAT" w:date="2023-08-09T11:24:00Z">
            <w:rPr>
              <w:sz w:val="28"/>
              <w:szCs w:val="28"/>
            </w:rPr>
          </w:rPrChange>
        </w:rPr>
        <w:t>1</w:t>
      </w:r>
      <w:r w:rsidR="002A2ACE" w:rsidRPr="00E17D62">
        <w:rPr>
          <w:b/>
          <w:bCs/>
          <w:sz w:val="24"/>
          <w:szCs w:val="24"/>
          <w:rPrChange w:id="174" w:author="M.Ali FIRAT" w:date="2023-08-09T11:24:00Z">
            <w:rPr>
              <w:sz w:val="28"/>
              <w:szCs w:val="28"/>
            </w:rPr>
          </w:rPrChange>
        </w:rPr>
        <w:t>0</w:t>
      </w:r>
      <w:r w:rsidR="00D0028D" w:rsidRPr="00E17D62">
        <w:rPr>
          <w:b/>
          <w:bCs/>
          <w:sz w:val="24"/>
          <w:szCs w:val="24"/>
          <w:rPrChange w:id="175" w:author="M.Ali FIRAT" w:date="2023-08-09T11:24:00Z">
            <w:rPr>
              <w:sz w:val="28"/>
              <w:szCs w:val="28"/>
            </w:rPr>
          </w:rPrChange>
        </w:rPr>
        <w:t>.VOLTDB</w:t>
      </w:r>
    </w:p>
    <w:p w14:paraId="79F32F7A" w14:textId="64D43E5B" w:rsidR="00D0028D" w:rsidRDefault="00D0028D" w:rsidP="00D0028D">
      <w:pPr>
        <w:pStyle w:val="ListeParagraf"/>
        <w:numPr>
          <w:ilvl w:val="0"/>
          <w:numId w:val="14"/>
        </w:numPr>
      </w:pPr>
      <w:proofErr w:type="spellStart"/>
      <w:r w:rsidRPr="00405522">
        <w:t>Updated</w:t>
      </w:r>
      <w:proofErr w:type="spellEnd"/>
      <w:r w:rsidRPr="00405522">
        <w:t xml:space="preserve"> </w:t>
      </w:r>
      <w:proofErr w:type="spellStart"/>
      <w:r w:rsidRPr="00405522">
        <w:t>tariff</w:t>
      </w:r>
      <w:proofErr w:type="spellEnd"/>
      <w:r w:rsidRPr="00405522">
        <w:t xml:space="preserve"> </w:t>
      </w:r>
      <w:proofErr w:type="spellStart"/>
      <w:r w:rsidRPr="00405522">
        <w:t>and</w:t>
      </w:r>
      <w:proofErr w:type="spellEnd"/>
      <w:r w:rsidRPr="00405522">
        <w:t xml:space="preserve"> </w:t>
      </w:r>
      <w:proofErr w:type="spellStart"/>
      <w:r w:rsidRPr="00405522">
        <w:t>used</w:t>
      </w:r>
      <w:proofErr w:type="spellEnd"/>
      <w:r w:rsidRPr="00405522">
        <w:t xml:space="preserve"> </w:t>
      </w:r>
      <w:proofErr w:type="spellStart"/>
      <w:r w:rsidRPr="00405522">
        <w:t>sms</w:t>
      </w:r>
      <w:proofErr w:type="spellEnd"/>
      <w:r w:rsidRPr="00405522">
        <w:t xml:space="preserve">, </w:t>
      </w:r>
      <w:proofErr w:type="spellStart"/>
      <w:r w:rsidRPr="00405522">
        <w:t>minutes</w:t>
      </w:r>
      <w:proofErr w:type="spellEnd"/>
      <w:r w:rsidRPr="00405522">
        <w:t xml:space="preserve"> </w:t>
      </w:r>
      <w:proofErr w:type="spellStart"/>
      <w:r w:rsidRPr="00405522">
        <w:t>and</w:t>
      </w:r>
      <w:proofErr w:type="spellEnd"/>
      <w:r w:rsidRPr="00405522">
        <w:t xml:space="preserve"> internet </w:t>
      </w:r>
      <w:proofErr w:type="spellStart"/>
      <w:r w:rsidRPr="00405522">
        <w:t>from</w:t>
      </w:r>
      <w:proofErr w:type="spellEnd"/>
      <w:r w:rsidRPr="00405522">
        <w:t xml:space="preserve"> </w:t>
      </w:r>
      <w:proofErr w:type="spellStart"/>
      <w:r w:rsidRPr="00405522">
        <w:t>V</w:t>
      </w:r>
      <w:ins w:id="176" w:author="M.Ali FIRAT" w:date="2023-08-08T16:43:00Z">
        <w:r w:rsidR="004E1329">
          <w:t>olt</w:t>
        </w:r>
      </w:ins>
      <w:del w:id="177" w:author="M.Ali FIRAT" w:date="2023-08-08T16:43:00Z">
        <w:r w:rsidRPr="00405522" w:rsidDel="004E1329">
          <w:delText>OLT</w:delText>
        </w:r>
      </w:del>
      <w:r w:rsidRPr="00405522">
        <w:t>DB</w:t>
      </w:r>
      <w:proofErr w:type="spellEnd"/>
      <w:r w:rsidRPr="00405522">
        <w:t xml:space="preserve"> OCS </w:t>
      </w:r>
      <w:proofErr w:type="spellStart"/>
      <w:r w:rsidRPr="00405522">
        <w:t>will</w:t>
      </w:r>
      <w:proofErr w:type="spellEnd"/>
      <w:r w:rsidRPr="00405522">
        <w:t xml:space="preserve"> be </w:t>
      </w:r>
      <w:proofErr w:type="spellStart"/>
      <w:r w:rsidRPr="00405522">
        <w:t>updated</w:t>
      </w:r>
      <w:proofErr w:type="spellEnd"/>
      <w:r w:rsidRPr="00405522">
        <w:t xml:space="preserve"> in </w:t>
      </w:r>
      <w:proofErr w:type="spellStart"/>
      <w:r w:rsidRPr="00405522">
        <w:t>its</w:t>
      </w:r>
      <w:proofErr w:type="spellEnd"/>
      <w:r w:rsidRPr="00405522">
        <w:t xml:space="preserve"> </w:t>
      </w:r>
      <w:proofErr w:type="spellStart"/>
      <w:r w:rsidRPr="00405522">
        <w:t>own</w:t>
      </w:r>
      <w:proofErr w:type="spellEnd"/>
      <w:r w:rsidRPr="00405522">
        <w:t xml:space="preserve"> </w:t>
      </w:r>
      <w:proofErr w:type="spellStart"/>
      <w:r w:rsidRPr="00405522">
        <w:t>database</w:t>
      </w:r>
      <w:proofErr w:type="spellEnd"/>
      <w:r w:rsidRPr="00405522">
        <w:t>.</w:t>
      </w:r>
    </w:p>
    <w:p w14:paraId="77A8AD38" w14:textId="5F3A9377" w:rsidR="000C2CBC" w:rsidRPr="00312E01" w:rsidRDefault="00D0028D" w:rsidP="00312E01">
      <w:pPr>
        <w:pStyle w:val="ListeParagraf"/>
        <w:numPr>
          <w:ilvl w:val="0"/>
          <w:numId w:val="14"/>
        </w:numPr>
      </w:pPr>
      <w:proofErr w:type="spellStart"/>
      <w:r w:rsidRPr="00405522">
        <w:t>The</w:t>
      </w:r>
      <w:proofErr w:type="spellEnd"/>
      <w:r w:rsidRPr="00405522">
        <w:t xml:space="preserve"> user </w:t>
      </w:r>
      <w:proofErr w:type="spellStart"/>
      <w:r w:rsidRPr="00405522">
        <w:t>from</w:t>
      </w:r>
      <w:proofErr w:type="spellEnd"/>
      <w:r w:rsidRPr="00405522">
        <w:t xml:space="preserve"> </w:t>
      </w:r>
      <w:proofErr w:type="spellStart"/>
      <w:r w:rsidRPr="00405522">
        <w:t>V</w:t>
      </w:r>
      <w:ins w:id="178" w:author="M.Ali FIRAT" w:date="2023-08-08T16:43:00Z">
        <w:r w:rsidR="004E1329">
          <w:t>olt</w:t>
        </w:r>
      </w:ins>
      <w:del w:id="179" w:author="M.Ali FIRAT" w:date="2023-08-08T16:43:00Z">
        <w:r w:rsidRPr="00405522" w:rsidDel="004E1329">
          <w:delText>OLT</w:delText>
        </w:r>
      </w:del>
      <w:r w:rsidRPr="00405522">
        <w:t>DB</w:t>
      </w:r>
      <w:proofErr w:type="spellEnd"/>
      <w:r w:rsidRPr="00405522">
        <w:t xml:space="preserve"> </w:t>
      </w:r>
      <w:r w:rsidR="00547130" w:rsidRPr="00386BFF">
        <w:t>MW</w:t>
      </w:r>
      <w:r w:rsidRPr="00547130">
        <w:t xml:space="preserve"> </w:t>
      </w:r>
      <w:proofErr w:type="spellStart"/>
      <w:r w:rsidRPr="00547130">
        <w:t>will</w:t>
      </w:r>
      <w:proofErr w:type="spellEnd"/>
      <w:r w:rsidRPr="00547130">
        <w:t xml:space="preserve"> </w:t>
      </w:r>
      <w:proofErr w:type="spellStart"/>
      <w:r w:rsidRPr="00547130">
        <w:t>receive</w:t>
      </w:r>
      <w:proofErr w:type="spellEnd"/>
      <w:r w:rsidRPr="00547130">
        <w:t xml:space="preserve"> </w:t>
      </w:r>
      <w:proofErr w:type="spellStart"/>
      <w:r w:rsidRPr="00547130">
        <w:t>the</w:t>
      </w:r>
      <w:proofErr w:type="spellEnd"/>
      <w:r w:rsidRPr="00547130">
        <w:t xml:space="preserve"> </w:t>
      </w:r>
      <w:proofErr w:type="spellStart"/>
      <w:r w:rsidRPr="00547130">
        <w:t>request</w:t>
      </w:r>
      <w:proofErr w:type="spellEnd"/>
      <w:r w:rsidRPr="00547130">
        <w:t xml:space="preserve"> </w:t>
      </w:r>
      <w:proofErr w:type="spellStart"/>
      <w:r w:rsidRPr="00547130">
        <w:t>for</w:t>
      </w:r>
      <w:proofErr w:type="spellEnd"/>
      <w:r w:rsidRPr="00547130">
        <w:t xml:space="preserve"> </w:t>
      </w:r>
      <w:proofErr w:type="spellStart"/>
      <w:r w:rsidRPr="00547130">
        <w:t>the</w:t>
      </w:r>
      <w:proofErr w:type="spellEnd"/>
      <w:r w:rsidRPr="00547130">
        <w:t xml:space="preserve"> </w:t>
      </w:r>
      <w:proofErr w:type="spellStart"/>
      <w:r w:rsidRPr="00547130">
        <w:t>remaining</w:t>
      </w:r>
      <w:proofErr w:type="spellEnd"/>
      <w:r w:rsidRPr="00547130">
        <w:t xml:space="preserve"> </w:t>
      </w:r>
      <w:proofErr w:type="spellStart"/>
      <w:r w:rsidRPr="00547130">
        <w:t>tariffs</w:t>
      </w:r>
      <w:proofErr w:type="spellEnd"/>
      <w:r w:rsidRPr="00547130">
        <w:t xml:space="preserve"> </w:t>
      </w:r>
      <w:proofErr w:type="spellStart"/>
      <w:r w:rsidRPr="00547130">
        <w:t>and</w:t>
      </w:r>
      <w:proofErr w:type="spellEnd"/>
      <w:r w:rsidRPr="00547130">
        <w:t xml:space="preserve"> </w:t>
      </w:r>
      <w:proofErr w:type="spellStart"/>
      <w:r w:rsidRPr="00547130">
        <w:t>will</w:t>
      </w:r>
      <w:proofErr w:type="spellEnd"/>
      <w:r w:rsidRPr="00547130">
        <w:t xml:space="preserve"> </w:t>
      </w:r>
      <w:proofErr w:type="spellStart"/>
      <w:r w:rsidRPr="00547130">
        <w:t>find</w:t>
      </w:r>
      <w:proofErr w:type="spellEnd"/>
      <w:r w:rsidRPr="00547130">
        <w:t xml:space="preserve"> </w:t>
      </w:r>
      <w:proofErr w:type="spellStart"/>
      <w:r w:rsidRPr="00547130">
        <w:t>this</w:t>
      </w:r>
      <w:proofErr w:type="spellEnd"/>
      <w:r w:rsidRPr="00547130">
        <w:t xml:space="preserve"> data </w:t>
      </w:r>
      <w:proofErr w:type="spellStart"/>
      <w:r w:rsidRPr="00547130">
        <w:t>and</w:t>
      </w:r>
      <w:proofErr w:type="spellEnd"/>
      <w:r w:rsidRPr="00547130">
        <w:t xml:space="preserve"> </w:t>
      </w:r>
      <w:proofErr w:type="spellStart"/>
      <w:r w:rsidRPr="00547130">
        <w:t>send</w:t>
      </w:r>
      <w:proofErr w:type="spellEnd"/>
      <w:r w:rsidRPr="00547130">
        <w:t xml:space="preserve"> it </w:t>
      </w:r>
      <w:proofErr w:type="spellStart"/>
      <w:r w:rsidRPr="00547130">
        <w:t>back</w:t>
      </w:r>
      <w:proofErr w:type="spellEnd"/>
      <w:r w:rsidRPr="00547130">
        <w:t xml:space="preserve"> </w:t>
      </w:r>
      <w:proofErr w:type="spellStart"/>
      <w:r w:rsidRPr="00547130">
        <w:t>to</w:t>
      </w:r>
      <w:proofErr w:type="spellEnd"/>
      <w:r w:rsidRPr="00547130">
        <w:t xml:space="preserve"> </w:t>
      </w:r>
      <w:r w:rsidR="00547130" w:rsidRPr="00386BFF">
        <w:t>MW</w:t>
      </w:r>
      <w:r w:rsidRPr="00547130">
        <w:t xml:space="preserve"> </w:t>
      </w:r>
      <w:r w:rsidRPr="00405522">
        <w:t xml:space="preserve">as a </w:t>
      </w:r>
      <w:proofErr w:type="spellStart"/>
      <w:r w:rsidRPr="00405522">
        <w:t>message</w:t>
      </w:r>
      <w:proofErr w:type="spellEnd"/>
      <w:r w:rsidRPr="00405522">
        <w:t>.</w:t>
      </w:r>
    </w:p>
    <w:p w14:paraId="6CEA4A1D" w14:textId="7DC78D8F" w:rsidR="00E90381" w:rsidRPr="00E17D62" w:rsidRDefault="00E90381" w:rsidP="000C2CBC">
      <w:pPr>
        <w:spacing w:line="256" w:lineRule="auto"/>
        <w:ind w:firstLine="360"/>
        <w:rPr>
          <w:b/>
          <w:bCs/>
          <w:sz w:val="24"/>
          <w:szCs w:val="24"/>
          <w:rPrChange w:id="180" w:author="M.Ali FIRAT" w:date="2023-08-09T11:24:00Z">
            <w:rPr>
              <w:sz w:val="28"/>
              <w:szCs w:val="28"/>
            </w:rPr>
          </w:rPrChange>
        </w:rPr>
      </w:pPr>
      <w:r w:rsidRPr="00E17D62">
        <w:rPr>
          <w:b/>
          <w:bCs/>
          <w:sz w:val="24"/>
          <w:szCs w:val="24"/>
          <w:rPrChange w:id="181" w:author="M.Ali FIRAT" w:date="2023-08-09T11:24:00Z">
            <w:rPr>
              <w:sz w:val="28"/>
              <w:szCs w:val="28"/>
            </w:rPr>
          </w:rPrChange>
        </w:rPr>
        <w:t>2.11.DGW</w:t>
      </w:r>
    </w:p>
    <w:p w14:paraId="6B8EAB0C" w14:textId="06685305" w:rsidR="00E90381" w:rsidRDefault="00E90381" w:rsidP="000D5342">
      <w:pPr>
        <w:pStyle w:val="ListeParagraf"/>
        <w:numPr>
          <w:ilvl w:val="0"/>
          <w:numId w:val="39"/>
        </w:numPr>
        <w:spacing w:line="256" w:lineRule="auto"/>
      </w:pPr>
      <w:r w:rsidRPr="00E90381">
        <w:t xml:space="preserve">An </w:t>
      </w:r>
      <w:r>
        <w:t>HTTP</w:t>
      </w:r>
      <w:r w:rsidRPr="00E90381">
        <w:t xml:space="preserve"> server </w:t>
      </w:r>
      <w:proofErr w:type="spellStart"/>
      <w:r w:rsidRPr="00E90381">
        <w:t>will</w:t>
      </w:r>
      <w:proofErr w:type="spellEnd"/>
      <w:r w:rsidRPr="00E90381">
        <w:t xml:space="preserve"> be </w:t>
      </w:r>
      <w:proofErr w:type="spellStart"/>
      <w:r w:rsidRPr="00E90381">
        <w:t>created</w:t>
      </w:r>
      <w:proofErr w:type="spellEnd"/>
      <w:r w:rsidRPr="00E90381">
        <w:t xml:space="preserve"> </w:t>
      </w:r>
      <w:proofErr w:type="spellStart"/>
      <w:r w:rsidRPr="00E90381">
        <w:t>over</w:t>
      </w:r>
      <w:proofErr w:type="spellEnd"/>
      <w:r w:rsidRPr="00E90381">
        <w:t xml:space="preserve"> Google </w:t>
      </w:r>
      <w:proofErr w:type="spellStart"/>
      <w:r w:rsidRPr="00E90381">
        <w:t>Cloud</w:t>
      </w:r>
      <w:proofErr w:type="spellEnd"/>
      <w:r w:rsidRPr="00E90381">
        <w:t>.</w:t>
      </w:r>
    </w:p>
    <w:p w14:paraId="0FD008BB" w14:textId="532C2C28" w:rsidR="00E90381" w:rsidRDefault="00E90381" w:rsidP="000D5342">
      <w:pPr>
        <w:pStyle w:val="ListeParagraf"/>
        <w:numPr>
          <w:ilvl w:val="0"/>
          <w:numId w:val="39"/>
        </w:numPr>
        <w:spacing w:line="256" w:lineRule="auto"/>
      </w:pPr>
      <w:r w:rsidRPr="00E90381">
        <w:t xml:space="preserve">DGW </w:t>
      </w:r>
      <w:proofErr w:type="spellStart"/>
      <w:r w:rsidRPr="00E90381">
        <w:t>will</w:t>
      </w:r>
      <w:proofErr w:type="spellEnd"/>
      <w:r w:rsidRPr="00E90381">
        <w:t xml:space="preserve"> </w:t>
      </w:r>
      <w:proofErr w:type="spellStart"/>
      <w:r w:rsidRPr="00E90381">
        <w:t>receive</w:t>
      </w:r>
      <w:proofErr w:type="spellEnd"/>
      <w:r w:rsidRPr="00E90381">
        <w:t xml:space="preserve"> </w:t>
      </w:r>
      <w:proofErr w:type="spellStart"/>
      <w:r w:rsidRPr="00E90381">
        <w:t>random</w:t>
      </w:r>
      <w:proofErr w:type="spellEnd"/>
      <w:r w:rsidRPr="00E90381">
        <w:t xml:space="preserve"> </w:t>
      </w:r>
      <w:proofErr w:type="spellStart"/>
      <w:r w:rsidRPr="00E90381">
        <w:t>requests</w:t>
      </w:r>
      <w:proofErr w:type="spellEnd"/>
      <w:r w:rsidRPr="00E90381">
        <w:t xml:space="preserve"> </w:t>
      </w:r>
      <w:proofErr w:type="spellStart"/>
      <w:r w:rsidRPr="00E90381">
        <w:t>via</w:t>
      </w:r>
      <w:proofErr w:type="spellEnd"/>
      <w:r w:rsidRPr="00E90381">
        <w:t xml:space="preserve"> </w:t>
      </w:r>
      <w:proofErr w:type="spellStart"/>
      <w:r w:rsidRPr="00E90381">
        <w:t>Hazelcast</w:t>
      </w:r>
      <w:proofErr w:type="spellEnd"/>
      <w:r w:rsidRPr="00E90381">
        <w:t>.</w:t>
      </w:r>
    </w:p>
    <w:p w14:paraId="18CD280B" w14:textId="188B8799" w:rsidR="00E90381" w:rsidRPr="000D5342" w:rsidRDefault="00E90381" w:rsidP="000D5342">
      <w:pPr>
        <w:pStyle w:val="ListeParagraf"/>
        <w:numPr>
          <w:ilvl w:val="0"/>
          <w:numId w:val="39"/>
        </w:numPr>
        <w:spacing w:line="256" w:lineRule="auto"/>
      </w:pPr>
      <w:r w:rsidRPr="00E90381">
        <w:t xml:space="preserve">DGW </w:t>
      </w:r>
      <w:proofErr w:type="spellStart"/>
      <w:r w:rsidRPr="00E90381">
        <w:t>will</w:t>
      </w:r>
      <w:proofErr w:type="spellEnd"/>
      <w:r w:rsidRPr="00E90381">
        <w:t xml:space="preserve"> </w:t>
      </w:r>
      <w:proofErr w:type="spellStart"/>
      <w:r w:rsidRPr="00E90381">
        <w:t>send</w:t>
      </w:r>
      <w:proofErr w:type="spellEnd"/>
      <w:r w:rsidRPr="00E90381">
        <w:t xml:space="preserve"> </w:t>
      </w:r>
      <w:proofErr w:type="spellStart"/>
      <w:r w:rsidRPr="00E90381">
        <w:t>requests</w:t>
      </w:r>
      <w:proofErr w:type="spellEnd"/>
      <w:r w:rsidRPr="00E90381">
        <w:t xml:space="preserve"> </w:t>
      </w:r>
      <w:proofErr w:type="spellStart"/>
      <w:r w:rsidRPr="00E90381">
        <w:t>to</w:t>
      </w:r>
      <w:proofErr w:type="spellEnd"/>
      <w:r w:rsidRPr="00E90381">
        <w:t xml:space="preserve"> OCS.</w:t>
      </w:r>
    </w:p>
    <w:p w14:paraId="663A2962" w14:textId="7D78F92C" w:rsidR="004B5777" w:rsidRPr="00E17D62" w:rsidRDefault="004B5777" w:rsidP="000C2CBC">
      <w:pPr>
        <w:spacing w:line="256" w:lineRule="auto"/>
        <w:ind w:firstLine="360"/>
        <w:rPr>
          <w:b/>
          <w:bCs/>
          <w:sz w:val="24"/>
          <w:szCs w:val="24"/>
          <w:rPrChange w:id="182" w:author="M.Ali FIRAT" w:date="2023-08-09T11:24:00Z">
            <w:rPr>
              <w:sz w:val="28"/>
              <w:szCs w:val="28"/>
            </w:rPr>
          </w:rPrChange>
        </w:rPr>
      </w:pPr>
      <w:r w:rsidRPr="00E17D62">
        <w:rPr>
          <w:b/>
          <w:bCs/>
          <w:sz w:val="24"/>
          <w:szCs w:val="24"/>
          <w:rPrChange w:id="183" w:author="M.Ali FIRAT" w:date="2023-08-09T11:24:00Z">
            <w:rPr>
              <w:sz w:val="28"/>
              <w:szCs w:val="28"/>
            </w:rPr>
          </w:rPrChange>
        </w:rPr>
        <w:t>2.1</w:t>
      </w:r>
      <w:r w:rsidR="00E90381" w:rsidRPr="00E17D62">
        <w:rPr>
          <w:b/>
          <w:bCs/>
          <w:sz w:val="24"/>
          <w:szCs w:val="24"/>
          <w:rPrChange w:id="184" w:author="M.Ali FIRAT" w:date="2023-08-09T11:24:00Z">
            <w:rPr>
              <w:sz w:val="28"/>
              <w:szCs w:val="28"/>
            </w:rPr>
          </w:rPrChange>
        </w:rPr>
        <w:t>2</w:t>
      </w:r>
      <w:r w:rsidRPr="00E17D62">
        <w:rPr>
          <w:b/>
          <w:bCs/>
          <w:sz w:val="24"/>
          <w:szCs w:val="24"/>
          <w:rPrChange w:id="185" w:author="M.Ali FIRAT" w:date="2023-08-09T11:24:00Z">
            <w:rPr>
              <w:sz w:val="28"/>
              <w:szCs w:val="28"/>
            </w:rPr>
          </w:rPrChange>
        </w:rPr>
        <w:t>.Hazelcast</w:t>
      </w:r>
    </w:p>
    <w:p w14:paraId="7A55A445" w14:textId="32EA57DD" w:rsidR="004B5777" w:rsidRDefault="00BB6F91" w:rsidP="000D5342">
      <w:pPr>
        <w:pStyle w:val="ListeParagraf"/>
        <w:numPr>
          <w:ilvl w:val="0"/>
          <w:numId w:val="46"/>
        </w:numPr>
        <w:spacing w:line="256" w:lineRule="auto"/>
      </w:pPr>
      <w:proofErr w:type="spellStart"/>
      <w:r w:rsidRPr="00BB6F91">
        <w:t>Hazelcast</w:t>
      </w:r>
      <w:proofErr w:type="spellEnd"/>
      <w:r w:rsidRPr="00BB6F91">
        <w:t xml:space="preserve"> </w:t>
      </w:r>
      <w:proofErr w:type="spellStart"/>
      <w:r w:rsidRPr="00BB6F91">
        <w:t>virtual</w:t>
      </w:r>
      <w:proofErr w:type="spellEnd"/>
      <w:r w:rsidRPr="00BB6F91">
        <w:t xml:space="preserve"> </w:t>
      </w:r>
      <w:proofErr w:type="spellStart"/>
      <w:r w:rsidRPr="00BB6F91">
        <w:t>machine</w:t>
      </w:r>
      <w:proofErr w:type="spellEnd"/>
      <w:r w:rsidRPr="00BB6F91">
        <w:t xml:space="preserve"> </w:t>
      </w:r>
      <w:proofErr w:type="spellStart"/>
      <w:r w:rsidRPr="00BB6F91">
        <w:t>will</w:t>
      </w:r>
      <w:proofErr w:type="spellEnd"/>
      <w:r w:rsidRPr="00BB6F91">
        <w:t xml:space="preserve"> be </w:t>
      </w:r>
      <w:proofErr w:type="spellStart"/>
      <w:r w:rsidRPr="00BB6F91">
        <w:t>installed</w:t>
      </w:r>
      <w:proofErr w:type="spellEnd"/>
      <w:r w:rsidRPr="00BB6F91">
        <w:t xml:space="preserve"> </w:t>
      </w:r>
      <w:proofErr w:type="spellStart"/>
      <w:r w:rsidRPr="00BB6F91">
        <w:t>over</w:t>
      </w:r>
      <w:proofErr w:type="spellEnd"/>
      <w:r w:rsidRPr="00BB6F91">
        <w:t xml:space="preserve"> Google </w:t>
      </w:r>
      <w:proofErr w:type="spellStart"/>
      <w:r w:rsidRPr="00BB6F91">
        <w:t>cloud</w:t>
      </w:r>
      <w:proofErr w:type="spellEnd"/>
      <w:r w:rsidRPr="00BB6F91">
        <w:t>.</w:t>
      </w:r>
    </w:p>
    <w:p w14:paraId="426AB271" w14:textId="3531F899" w:rsidR="00BB6F91" w:rsidRDefault="00BB6F91" w:rsidP="000D5342">
      <w:pPr>
        <w:pStyle w:val="ListeParagraf"/>
        <w:numPr>
          <w:ilvl w:val="0"/>
          <w:numId w:val="46"/>
        </w:numPr>
        <w:spacing w:line="256" w:lineRule="auto"/>
      </w:pPr>
      <w:proofErr w:type="spellStart"/>
      <w:r w:rsidRPr="00BB6F91">
        <w:t>It</w:t>
      </w:r>
      <w:proofErr w:type="spellEnd"/>
      <w:r w:rsidRPr="00BB6F91">
        <w:t xml:space="preserve"> </w:t>
      </w:r>
      <w:proofErr w:type="spellStart"/>
      <w:r w:rsidRPr="00BB6F91">
        <w:t>will</w:t>
      </w:r>
      <w:proofErr w:type="spellEnd"/>
      <w:r w:rsidRPr="00BB6F91">
        <w:t xml:space="preserve"> be </w:t>
      </w:r>
      <w:proofErr w:type="spellStart"/>
      <w:r w:rsidRPr="00BB6F91">
        <w:t>possible</w:t>
      </w:r>
      <w:proofErr w:type="spellEnd"/>
      <w:r w:rsidRPr="00BB6F91">
        <w:t xml:space="preserve"> </w:t>
      </w:r>
      <w:proofErr w:type="spellStart"/>
      <w:r w:rsidRPr="00BB6F91">
        <w:t>to</w:t>
      </w:r>
      <w:proofErr w:type="spellEnd"/>
      <w:r w:rsidRPr="00BB6F91">
        <w:t xml:space="preserve"> </w:t>
      </w:r>
      <w:proofErr w:type="spellStart"/>
      <w:r w:rsidRPr="00BB6F91">
        <w:t>access</w:t>
      </w:r>
      <w:proofErr w:type="spellEnd"/>
      <w:r w:rsidRPr="00BB6F91">
        <w:t xml:space="preserve"> </w:t>
      </w:r>
      <w:proofErr w:type="spellStart"/>
      <w:r w:rsidRPr="00BB6F91">
        <w:t>the</w:t>
      </w:r>
      <w:proofErr w:type="spellEnd"/>
      <w:r w:rsidRPr="00BB6F91">
        <w:t xml:space="preserve"> </w:t>
      </w:r>
      <w:proofErr w:type="spellStart"/>
      <w:ins w:id="186" w:author="M.Ali FIRAT" w:date="2023-08-08T16:44:00Z">
        <w:r w:rsidR="004E1329">
          <w:t>H</w:t>
        </w:r>
      </w:ins>
      <w:del w:id="187" w:author="M.Ali FIRAT" w:date="2023-08-08T16:44:00Z">
        <w:r w:rsidRPr="00BB6F91" w:rsidDel="004E1329">
          <w:delText>h</w:delText>
        </w:r>
      </w:del>
      <w:r w:rsidRPr="00BB6F91">
        <w:t>azelcast</w:t>
      </w:r>
      <w:proofErr w:type="spellEnd"/>
      <w:r w:rsidRPr="00BB6F91">
        <w:t xml:space="preserve"> </w:t>
      </w:r>
      <w:proofErr w:type="spellStart"/>
      <w:r w:rsidRPr="00BB6F91">
        <w:t>map</w:t>
      </w:r>
      <w:proofErr w:type="spellEnd"/>
      <w:r w:rsidRPr="00BB6F91">
        <w:t xml:space="preserve"> </w:t>
      </w:r>
      <w:proofErr w:type="spellStart"/>
      <w:r w:rsidRPr="00BB6F91">
        <w:t>from</w:t>
      </w:r>
      <w:proofErr w:type="spellEnd"/>
      <w:r w:rsidRPr="00BB6F91">
        <w:t xml:space="preserve"> </w:t>
      </w:r>
      <w:proofErr w:type="spellStart"/>
      <w:r w:rsidRPr="00BB6F91">
        <w:t>remote</w:t>
      </w:r>
      <w:proofErr w:type="spellEnd"/>
      <w:r w:rsidRPr="00BB6F91">
        <w:t xml:space="preserve"> </w:t>
      </w:r>
      <w:proofErr w:type="spellStart"/>
      <w:r w:rsidRPr="00BB6F91">
        <w:t>servers</w:t>
      </w:r>
      <w:proofErr w:type="spellEnd"/>
      <w:r w:rsidRPr="00BB6F91">
        <w:t>.</w:t>
      </w:r>
    </w:p>
    <w:p w14:paraId="7CBD3CE1" w14:textId="4A23F5BF" w:rsidR="00BB6F91" w:rsidRDefault="00BB6F91" w:rsidP="000D5342">
      <w:pPr>
        <w:pStyle w:val="ListeParagraf"/>
        <w:numPr>
          <w:ilvl w:val="0"/>
          <w:numId w:val="46"/>
        </w:numPr>
        <w:spacing w:line="256" w:lineRule="auto"/>
      </w:pPr>
      <w:proofErr w:type="spellStart"/>
      <w:r w:rsidRPr="00BB6F91">
        <w:t>Necessary</w:t>
      </w:r>
      <w:proofErr w:type="spellEnd"/>
      <w:r w:rsidRPr="00BB6F91">
        <w:t xml:space="preserve"> </w:t>
      </w:r>
      <w:proofErr w:type="spellStart"/>
      <w:r w:rsidRPr="00BB6F91">
        <w:t>libraries</w:t>
      </w:r>
      <w:proofErr w:type="spellEnd"/>
      <w:r w:rsidRPr="00BB6F91">
        <w:t xml:space="preserve"> </w:t>
      </w:r>
      <w:proofErr w:type="spellStart"/>
      <w:r w:rsidRPr="00BB6F91">
        <w:t>for</w:t>
      </w:r>
      <w:proofErr w:type="spellEnd"/>
      <w:r w:rsidRPr="00BB6F91">
        <w:t xml:space="preserve"> </w:t>
      </w:r>
      <w:proofErr w:type="spellStart"/>
      <w:r w:rsidRPr="00BB6F91">
        <w:t>Hazelcast</w:t>
      </w:r>
      <w:proofErr w:type="spellEnd"/>
      <w:r w:rsidRPr="00BB6F91">
        <w:t xml:space="preserve"> </w:t>
      </w:r>
      <w:proofErr w:type="spellStart"/>
      <w:r w:rsidRPr="00BB6F91">
        <w:t>map</w:t>
      </w:r>
      <w:proofErr w:type="spellEnd"/>
      <w:r w:rsidRPr="00BB6F91">
        <w:t xml:space="preserve"> </w:t>
      </w:r>
      <w:proofErr w:type="spellStart"/>
      <w:r w:rsidRPr="00BB6F91">
        <w:t>will</w:t>
      </w:r>
      <w:proofErr w:type="spellEnd"/>
      <w:r w:rsidRPr="00BB6F91">
        <w:t xml:space="preserve"> be </w:t>
      </w:r>
      <w:proofErr w:type="spellStart"/>
      <w:r w:rsidRPr="00BB6F91">
        <w:t>created</w:t>
      </w:r>
      <w:proofErr w:type="spellEnd"/>
      <w:r w:rsidRPr="00BB6F91">
        <w:t xml:space="preserve"> </w:t>
      </w:r>
      <w:proofErr w:type="spellStart"/>
      <w:r w:rsidRPr="00BB6F91">
        <w:t>for</w:t>
      </w:r>
      <w:proofErr w:type="spellEnd"/>
      <w:r w:rsidRPr="00BB6F91">
        <w:t xml:space="preserve"> MW.</w:t>
      </w:r>
    </w:p>
    <w:p w14:paraId="4052C2D0" w14:textId="35EA6314" w:rsidR="00BB6F91" w:rsidRDefault="00BB6F91" w:rsidP="000D5342">
      <w:pPr>
        <w:pStyle w:val="ListeParagraf"/>
        <w:numPr>
          <w:ilvl w:val="0"/>
          <w:numId w:val="46"/>
        </w:numPr>
        <w:spacing w:line="256" w:lineRule="auto"/>
      </w:pPr>
      <w:proofErr w:type="spellStart"/>
      <w:r w:rsidRPr="00BB6F91">
        <w:t>Necessary</w:t>
      </w:r>
      <w:proofErr w:type="spellEnd"/>
      <w:r w:rsidRPr="00BB6F91">
        <w:t xml:space="preserve"> </w:t>
      </w:r>
      <w:proofErr w:type="spellStart"/>
      <w:r w:rsidRPr="00BB6F91">
        <w:t>libraries</w:t>
      </w:r>
      <w:proofErr w:type="spellEnd"/>
      <w:r w:rsidRPr="00BB6F91">
        <w:t xml:space="preserve"> </w:t>
      </w:r>
      <w:proofErr w:type="spellStart"/>
      <w:r w:rsidRPr="00BB6F91">
        <w:t>will</w:t>
      </w:r>
      <w:proofErr w:type="spellEnd"/>
      <w:r w:rsidRPr="00BB6F91">
        <w:t xml:space="preserve"> be </w:t>
      </w:r>
      <w:proofErr w:type="spellStart"/>
      <w:r w:rsidRPr="00BB6F91">
        <w:t>created</w:t>
      </w:r>
      <w:proofErr w:type="spellEnd"/>
      <w:r w:rsidRPr="00BB6F91">
        <w:t xml:space="preserve"> </w:t>
      </w:r>
      <w:proofErr w:type="spellStart"/>
      <w:r w:rsidRPr="00BB6F91">
        <w:t>for</w:t>
      </w:r>
      <w:proofErr w:type="spellEnd"/>
      <w:r w:rsidRPr="00BB6F91">
        <w:t xml:space="preserve"> </w:t>
      </w:r>
      <w:proofErr w:type="spellStart"/>
      <w:r w:rsidRPr="00BB6F91">
        <w:t>the</w:t>
      </w:r>
      <w:proofErr w:type="spellEnd"/>
      <w:r w:rsidRPr="00BB6F91">
        <w:t xml:space="preserve"> </w:t>
      </w:r>
      <w:proofErr w:type="spellStart"/>
      <w:r w:rsidRPr="00BB6F91">
        <w:t>Hazelcast</w:t>
      </w:r>
      <w:proofErr w:type="spellEnd"/>
      <w:r w:rsidRPr="00BB6F91">
        <w:t xml:space="preserve"> </w:t>
      </w:r>
      <w:proofErr w:type="spellStart"/>
      <w:r w:rsidRPr="00BB6F91">
        <w:t>map</w:t>
      </w:r>
      <w:proofErr w:type="spellEnd"/>
      <w:r w:rsidRPr="00BB6F91">
        <w:t xml:space="preserve"> </w:t>
      </w:r>
      <w:proofErr w:type="spellStart"/>
      <w:r w:rsidRPr="00BB6F91">
        <w:t>for</w:t>
      </w:r>
      <w:proofErr w:type="spellEnd"/>
      <w:r w:rsidRPr="00BB6F91">
        <w:t xml:space="preserve"> DGW.</w:t>
      </w:r>
    </w:p>
    <w:p w14:paraId="44681963" w14:textId="0953D609" w:rsidR="00BB6F91" w:rsidRPr="009634E4" w:rsidRDefault="00BB6F91" w:rsidP="000D5342">
      <w:pPr>
        <w:pStyle w:val="ListeParagraf"/>
        <w:numPr>
          <w:ilvl w:val="0"/>
          <w:numId w:val="46"/>
        </w:numPr>
        <w:spacing w:line="256" w:lineRule="auto"/>
      </w:pPr>
      <w:proofErr w:type="spellStart"/>
      <w:r w:rsidRPr="00BB6F91">
        <w:t>Necessary</w:t>
      </w:r>
      <w:proofErr w:type="spellEnd"/>
      <w:r w:rsidRPr="00BB6F91">
        <w:t xml:space="preserve"> </w:t>
      </w:r>
      <w:proofErr w:type="spellStart"/>
      <w:r w:rsidRPr="00BB6F91">
        <w:t>libraries</w:t>
      </w:r>
      <w:proofErr w:type="spellEnd"/>
      <w:r w:rsidRPr="00BB6F91">
        <w:t xml:space="preserve"> </w:t>
      </w:r>
      <w:proofErr w:type="spellStart"/>
      <w:r w:rsidRPr="00BB6F91">
        <w:t>will</w:t>
      </w:r>
      <w:proofErr w:type="spellEnd"/>
      <w:r w:rsidRPr="00BB6F91">
        <w:t xml:space="preserve"> be </w:t>
      </w:r>
      <w:proofErr w:type="spellStart"/>
      <w:r w:rsidRPr="00BB6F91">
        <w:t>created</w:t>
      </w:r>
      <w:proofErr w:type="spellEnd"/>
      <w:r w:rsidRPr="00BB6F91">
        <w:t xml:space="preserve"> </w:t>
      </w:r>
      <w:proofErr w:type="spellStart"/>
      <w:r w:rsidRPr="00BB6F91">
        <w:t>for</w:t>
      </w:r>
      <w:proofErr w:type="spellEnd"/>
      <w:r w:rsidRPr="00BB6F91">
        <w:t xml:space="preserve"> </w:t>
      </w:r>
      <w:proofErr w:type="spellStart"/>
      <w:r w:rsidRPr="00BB6F91">
        <w:t>the</w:t>
      </w:r>
      <w:proofErr w:type="spellEnd"/>
      <w:r w:rsidRPr="00BB6F91">
        <w:t xml:space="preserve"> </w:t>
      </w:r>
      <w:proofErr w:type="spellStart"/>
      <w:r w:rsidRPr="00BB6F91">
        <w:t>Hazelcast</w:t>
      </w:r>
      <w:proofErr w:type="spellEnd"/>
      <w:r w:rsidRPr="00BB6F91">
        <w:t xml:space="preserve"> </w:t>
      </w:r>
      <w:proofErr w:type="spellStart"/>
      <w:r w:rsidRPr="00BB6F91">
        <w:t>map</w:t>
      </w:r>
      <w:proofErr w:type="spellEnd"/>
      <w:r w:rsidRPr="00BB6F91">
        <w:t xml:space="preserve"> </w:t>
      </w:r>
      <w:proofErr w:type="spellStart"/>
      <w:r w:rsidRPr="00BB6F91">
        <w:t>for</w:t>
      </w:r>
      <w:proofErr w:type="spellEnd"/>
      <w:r w:rsidRPr="00BB6F91">
        <w:t xml:space="preserve"> </w:t>
      </w:r>
      <w:proofErr w:type="spellStart"/>
      <w:r w:rsidRPr="00BB6F91">
        <w:t>the</w:t>
      </w:r>
      <w:proofErr w:type="spellEnd"/>
      <w:r w:rsidRPr="00BB6F91">
        <w:t xml:space="preserve"> </w:t>
      </w:r>
      <w:proofErr w:type="spellStart"/>
      <w:r w:rsidRPr="00BB6F91">
        <w:t>simulator</w:t>
      </w:r>
      <w:proofErr w:type="spellEnd"/>
      <w:r w:rsidRPr="00BB6F91">
        <w:t>.</w:t>
      </w:r>
    </w:p>
    <w:p w14:paraId="4A89BEF8" w14:textId="2ADEC665" w:rsidR="00BB6F91" w:rsidRPr="000D5342" w:rsidRDefault="00E90381" w:rsidP="000D5342">
      <w:pPr>
        <w:pStyle w:val="ListeParagraf"/>
        <w:numPr>
          <w:ilvl w:val="0"/>
          <w:numId w:val="46"/>
        </w:numPr>
        <w:spacing w:line="256" w:lineRule="auto"/>
      </w:pPr>
      <w:proofErr w:type="spellStart"/>
      <w:r w:rsidRPr="00E90381">
        <w:t>The</w:t>
      </w:r>
      <w:proofErr w:type="spellEnd"/>
      <w:r w:rsidRPr="00E90381">
        <w:t xml:space="preserve"> </w:t>
      </w:r>
      <w:proofErr w:type="spellStart"/>
      <w:r w:rsidRPr="00E90381">
        <w:t>simulator</w:t>
      </w:r>
      <w:proofErr w:type="spellEnd"/>
      <w:r w:rsidRPr="00E90381">
        <w:t xml:space="preserve"> </w:t>
      </w:r>
      <w:proofErr w:type="spellStart"/>
      <w:r w:rsidRPr="00E90381">
        <w:t>will</w:t>
      </w:r>
      <w:proofErr w:type="spellEnd"/>
      <w:r w:rsidRPr="00E90381">
        <w:t xml:space="preserve"> </w:t>
      </w:r>
      <w:proofErr w:type="spellStart"/>
      <w:r w:rsidRPr="00E90381">
        <w:t>send</w:t>
      </w:r>
      <w:proofErr w:type="spellEnd"/>
      <w:r w:rsidRPr="00E90381">
        <w:t xml:space="preserve"> </w:t>
      </w:r>
      <w:proofErr w:type="spellStart"/>
      <w:r w:rsidRPr="00E90381">
        <w:t>requests</w:t>
      </w:r>
      <w:proofErr w:type="spellEnd"/>
      <w:r w:rsidRPr="00E90381">
        <w:t xml:space="preserve"> </w:t>
      </w:r>
      <w:proofErr w:type="spellStart"/>
      <w:r w:rsidRPr="00E90381">
        <w:t>to</w:t>
      </w:r>
      <w:proofErr w:type="spellEnd"/>
      <w:r w:rsidRPr="00E90381">
        <w:t xml:space="preserve"> DGW at </w:t>
      </w:r>
      <w:proofErr w:type="spellStart"/>
      <w:r w:rsidRPr="00E90381">
        <w:t>regular</w:t>
      </w:r>
      <w:proofErr w:type="spellEnd"/>
      <w:r w:rsidRPr="00E90381">
        <w:t xml:space="preserve"> </w:t>
      </w:r>
      <w:proofErr w:type="spellStart"/>
      <w:r w:rsidRPr="00E90381">
        <w:t>intervals</w:t>
      </w:r>
      <w:proofErr w:type="spellEnd"/>
      <w:r w:rsidRPr="00E90381">
        <w:t>.</w:t>
      </w:r>
    </w:p>
    <w:p w14:paraId="6C1673A8" w14:textId="2D10AA25" w:rsidR="00BB6F91" w:rsidRPr="000D5342" w:rsidRDefault="00E90381" w:rsidP="000D5342">
      <w:pPr>
        <w:pStyle w:val="ListeParagraf"/>
        <w:numPr>
          <w:ilvl w:val="0"/>
          <w:numId w:val="46"/>
        </w:numPr>
        <w:spacing w:line="256" w:lineRule="auto"/>
      </w:pPr>
      <w:proofErr w:type="spellStart"/>
      <w:r w:rsidRPr="00E90381">
        <w:t>The</w:t>
      </w:r>
      <w:proofErr w:type="spellEnd"/>
      <w:r w:rsidRPr="00E90381">
        <w:t xml:space="preserve"> </w:t>
      </w:r>
      <w:proofErr w:type="spellStart"/>
      <w:r w:rsidRPr="00E90381">
        <w:t>simulator</w:t>
      </w:r>
      <w:proofErr w:type="spellEnd"/>
      <w:r w:rsidRPr="00E90381">
        <w:t xml:space="preserve"> </w:t>
      </w:r>
      <w:proofErr w:type="spellStart"/>
      <w:r w:rsidRPr="00E90381">
        <w:t>will</w:t>
      </w:r>
      <w:proofErr w:type="spellEnd"/>
      <w:r w:rsidRPr="00E90381">
        <w:t xml:space="preserve"> </w:t>
      </w:r>
      <w:proofErr w:type="spellStart"/>
      <w:r w:rsidRPr="00E90381">
        <w:t>randomly</w:t>
      </w:r>
      <w:proofErr w:type="spellEnd"/>
      <w:r w:rsidRPr="00E90381">
        <w:t xml:space="preserve"> </w:t>
      </w:r>
      <w:proofErr w:type="spellStart"/>
      <w:r w:rsidRPr="00E90381">
        <w:t>generate</w:t>
      </w:r>
      <w:proofErr w:type="spellEnd"/>
      <w:r w:rsidRPr="00E90381">
        <w:t xml:space="preserve"> data, </w:t>
      </w:r>
      <w:proofErr w:type="spellStart"/>
      <w:r w:rsidRPr="00E90381">
        <w:t>sms</w:t>
      </w:r>
      <w:proofErr w:type="spellEnd"/>
      <w:r w:rsidRPr="00E90381">
        <w:t xml:space="preserve"> </w:t>
      </w:r>
      <w:proofErr w:type="spellStart"/>
      <w:r w:rsidRPr="00E90381">
        <w:t>and</w:t>
      </w:r>
      <w:proofErr w:type="spellEnd"/>
      <w:r w:rsidRPr="00E90381">
        <w:t xml:space="preserve"> </w:t>
      </w:r>
      <w:proofErr w:type="spellStart"/>
      <w:r w:rsidRPr="00E90381">
        <w:t>minute</w:t>
      </w:r>
      <w:proofErr w:type="spellEnd"/>
      <w:r w:rsidRPr="00E90381">
        <w:t xml:space="preserve"> data.</w:t>
      </w:r>
    </w:p>
    <w:p w14:paraId="19F47CE5" w14:textId="7E876099" w:rsidR="00BB6F91" w:rsidRPr="000D5342" w:rsidRDefault="00E90381" w:rsidP="000D5342">
      <w:pPr>
        <w:pStyle w:val="ListeParagraf"/>
        <w:numPr>
          <w:ilvl w:val="0"/>
          <w:numId w:val="46"/>
        </w:numPr>
        <w:spacing w:line="256" w:lineRule="auto"/>
      </w:pPr>
      <w:proofErr w:type="spellStart"/>
      <w:r w:rsidRPr="00E90381">
        <w:t>The</w:t>
      </w:r>
      <w:proofErr w:type="spellEnd"/>
      <w:r w:rsidRPr="00E90381">
        <w:t xml:space="preserve"> </w:t>
      </w:r>
      <w:proofErr w:type="spellStart"/>
      <w:r w:rsidRPr="00E90381">
        <w:t>simulator</w:t>
      </w:r>
      <w:proofErr w:type="spellEnd"/>
      <w:r w:rsidRPr="00E90381">
        <w:t xml:space="preserve"> </w:t>
      </w:r>
      <w:proofErr w:type="spellStart"/>
      <w:r w:rsidRPr="00E90381">
        <w:t>will</w:t>
      </w:r>
      <w:proofErr w:type="spellEnd"/>
      <w:r w:rsidRPr="00E90381">
        <w:t xml:space="preserve"> </w:t>
      </w:r>
      <w:proofErr w:type="spellStart"/>
      <w:r w:rsidRPr="00E90381">
        <w:t>send</w:t>
      </w:r>
      <w:proofErr w:type="spellEnd"/>
      <w:r w:rsidRPr="00E90381">
        <w:t xml:space="preserve"> </w:t>
      </w:r>
      <w:proofErr w:type="spellStart"/>
      <w:r w:rsidRPr="00E90381">
        <w:t>the</w:t>
      </w:r>
      <w:proofErr w:type="spellEnd"/>
      <w:r w:rsidRPr="00E90381">
        <w:t xml:space="preserve"> </w:t>
      </w:r>
      <w:proofErr w:type="spellStart"/>
      <w:r w:rsidRPr="00E90381">
        <w:t>random</w:t>
      </w:r>
      <w:proofErr w:type="spellEnd"/>
      <w:r w:rsidRPr="00E90381">
        <w:t xml:space="preserve"> </w:t>
      </w:r>
      <w:proofErr w:type="spellStart"/>
      <w:r w:rsidRPr="00E90381">
        <w:t>requests</w:t>
      </w:r>
      <w:proofErr w:type="spellEnd"/>
      <w:r w:rsidRPr="00E90381">
        <w:t xml:space="preserve"> it </w:t>
      </w:r>
      <w:proofErr w:type="spellStart"/>
      <w:r w:rsidRPr="00E90381">
        <w:t>generates</w:t>
      </w:r>
      <w:proofErr w:type="spellEnd"/>
      <w:r w:rsidRPr="00E90381">
        <w:t xml:space="preserve"> </w:t>
      </w:r>
      <w:proofErr w:type="spellStart"/>
      <w:r w:rsidRPr="00E90381">
        <w:t>to</w:t>
      </w:r>
      <w:proofErr w:type="spellEnd"/>
      <w:r w:rsidRPr="00E90381">
        <w:t xml:space="preserve"> </w:t>
      </w:r>
      <w:proofErr w:type="spellStart"/>
      <w:r w:rsidRPr="00E90381">
        <w:t>the</w:t>
      </w:r>
      <w:proofErr w:type="spellEnd"/>
      <w:r w:rsidRPr="00E90381">
        <w:t xml:space="preserve"> </w:t>
      </w:r>
      <w:proofErr w:type="spellStart"/>
      <w:r w:rsidRPr="00E90381">
        <w:t>hazelcast</w:t>
      </w:r>
      <w:proofErr w:type="spellEnd"/>
      <w:r w:rsidRPr="00E90381">
        <w:t xml:space="preserve"> </w:t>
      </w:r>
      <w:proofErr w:type="spellStart"/>
      <w:r w:rsidRPr="00E90381">
        <w:t>map</w:t>
      </w:r>
      <w:proofErr w:type="spellEnd"/>
      <w:r w:rsidRPr="00E90381">
        <w:t>.</w:t>
      </w:r>
    </w:p>
    <w:p w14:paraId="64750FFC" w14:textId="0FA0A5CB" w:rsidR="00D0028D" w:rsidRPr="00E17D62" w:rsidRDefault="00605A6F" w:rsidP="000C2CBC">
      <w:pPr>
        <w:spacing w:line="256" w:lineRule="auto"/>
        <w:ind w:firstLine="360"/>
        <w:rPr>
          <w:b/>
          <w:bCs/>
          <w:sz w:val="24"/>
          <w:szCs w:val="24"/>
          <w:rPrChange w:id="188" w:author="M.Ali FIRAT" w:date="2023-08-09T11:25:00Z">
            <w:rPr>
              <w:sz w:val="28"/>
              <w:szCs w:val="28"/>
            </w:rPr>
          </w:rPrChange>
        </w:rPr>
      </w:pPr>
      <w:r w:rsidRPr="00E17D62">
        <w:rPr>
          <w:b/>
          <w:bCs/>
          <w:sz w:val="24"/>
          <w:szCs w:val="24"/>
          <w:rPrChange w:id="189" w:author="M.Ali FIRAT" w:date="2023-08-09T11:25:00Z">
            <w:rPr>
              <w:sz w:val="28"/>
              <w:szCs w:val="28"/>
            </w:rPr>
          </w:rPrChange>
        </w:rPr>
        <w:lastRenderedPageBreak/>
        <w:t>2</w:t>
      </w:r>
      <w:r w:rsidR="000C2CBC" w:rsidRPr="00E17D62">
        <w:rPr>
          <w:b/>
          <w:bCs/>
          <w:sz w:val="24"/>
          <w:szCs w:val="24"/>
          <w:rPrChange w:id="190" w:author="M.Ali FIRAT" w:date="2023-08-09T11:25:00Z">
            <w:rPr>
              <w:sz w:val="28"/>
              <w:szCs w:val="28"/>
            </w:rPr>
          </w:rPrChange>
        </w:rPr>
        <w:t>.1</w:t>
      </w:r>
      <w:r w:rsidR="009634E4" w:rsidRPr="00E17D62">
        <w:rPr>
          <w:b/>
          <w:bCs/>
          <w:sz w:val="24"/>
          <w:szCs w:val="24"/>
          <w:rPrChange w:id="191" w:author="M.Ali FIRAT" w:date="2023-08-09T11:25:00Z">
            <w:rPr>
              <w:sz w:val="28"/>
              <w:szCs w:val="28"/>
            </w:rPr>
          </w:rPrChange>
        </w:rPr>
        <w:t>3</w:t>
      </w:r>
      <w:r w:rsidR="000C2CBC" w:rsidRPr="00E17D62">
        <w:rPr>
          <w:b/>
          <w:bCs/>
          <w:sz w:val="24"/>
          <w:szCs w:val="24"/>
          <w:rPrChange w:id="192" w:author="M.Ali FIRAT" w:date="2023-08-09T11:25:00Z">
            <w:rPr>
              <w:sz w:val="28"/>
              <w:szCs w:val="28"/>
            </w:rPr>
          </w:rPrChange>
        </w:rPr>
        <w:t>.TEST 1</w:t>
      </w:r>
    </w:p>
    <w:p w14:paraId="07B4A510" w14:textId="77777777" w:rsidR="000C2CBC" w:rsidRDefault="000C2CBC" w:rsidP="000C2CBC">
      <w:pPr>
        <w:pStyle w:val="ListeParagraf"/>
        <w:numPr>
          <w:ilvl w:val="0"/>
          <w:numId w:val="15"/>
        </w:numPr>
      </w:pPr>
      <w:r w:rsidRPr="00405522">
        <w:t xml:space="preserve">Test 1 </w:t>
      </w:r>
      <w:proofErr w:type="spellStart"/>
      <w:r w:rsidRPr="00405522">
        <w:t>Perform</w:t>
      </w:r>
      <w:proofErr w:type="spellEnd"/>
      <w:r w:rsidRPr="00405522">
        <w:t xml:space="preserve"> </w:t>
      </w:r>
      <w:proofErr w:type="spellStart"/>
      <w:r w:rsidRPr="00405522">
        <w:t>functional</w:t>
      </w:r>
      <w:proofErr w:type="spellEnd"/>
      <w:r w:rsidRPr="00405522">
        <w:t xml:space="preserve"> </w:t>
      </w:r>
      <w:proofErr w:type="spellStart"/>
      <w:r w:rsidRPr="00405522">
        <w:t>tests</w:t>
      </w:r>
      <w:proofErr w:type="spellEnd"/>
      <w:r w:rsidRPr="00405522">
        <w:t xml:space="preserve"> </w:t>
      </w:r>
      <w:proofErr w:type="spellStart"/>
      <w:r w:rsidRPr="00405522">
        <w:t>for</w:t>
      </w:r>
      <w:proofErr w:type="spellEnd"/>
      <w:r w:rsidRPr="00405522">
        <w:t xml:space="preserve"> OCS </w:t>
      </w:r>
      <w:proofErr w:type="spellStart"/>
      <w:r w:rsidRPr="00405522">
        <w:t>to</w:t>
      </w:r>
      <w:proofErr w:type="spellEnd"/>
      <w:r w:rsidRPr="00405522">
        <w:t xml:space="preserve"> </w:t>
      </w:r>
      <w:proofErr w:type="spellStart"/>
      <w:r w:rsidRPr="00405522">
        <w:t>verify</w:t>
      </w:r>
      <w:proofErr w:type="spellEnd"/>
      <w:r w:rsidRPr="00405522">
        <w:t xml:space="preserve"> </w:t>
      </w:r>
      <w:proofErr w:type="spellStart"/>
      <w:r w:rsidRPr="00405522">
        <w:t>that</w:t>
      </w:r>
      <w:proofErr w:type="spellEnd"/>
      <w:r w:rsidRPr="00405522">
        <w:t xml:space="preserve"> it is </w:t>
      </w:r>
      <w:proofErr w:type="spellStart"/>
      <w:r w:rsidRPr="00405522">
        <w:t>properly</w:t>
      </w:r>
      <w:proofErr w:type="spellEnd"/>
      <w:r w:rsidRPr="00405522">
        <w:t xml:space="preserve"> </w:t>
      </w:r>
      <w:proofErr w:type="spellStart"/>
      <w:r w:rsidRPr="00405522">
        <w:t>managing</w:t>
      </w:r>
      <w:proofErr w:type="spellEnd"/>
      <w:r w:rsidRPr="00405522">
        <w:t xml:space="preserve"> </w:t>
      </w:r>
      <w:proofErr w:type="spellStart"/>
      <w:r w:rsidRPr="00405522">
        <w:t>and</w:t>
      </w:r>
      <w:proofErr w:type="spellEnd"/>
      <w:r w:rsidRPr="00405522">
        <w:t xml:space="preserve"> </w:t>
      </w:r>
      <w:proofErr w:type="spellStart"/>
      <w:r w:rsidRPr="00405522">
        <w:t>guiding</w:t>
      </w:r>
      <w:proofErr w:type="spellEnd"/>
      <w:r w:rsidRPr="00405522">
        <w:t xml:space="preserve"> user </w:t>
      </w:r>
      <w:proofErr w:type="spellStart"/>
      <w:r w:rsidRPr="00405522">
        <w:t>interactions</w:t>
      </w:r>
      <w:proofErr w:type="spellEnd"/>
      <w:r w:rsidRPr="00405522">
        <w:t>.</w:t>
      </w:r>
    </w:p>
    <w:p w14:paraId="382D13E1" w14:textId="77777777" w:rsidR="000C2CBC" w:rsidRDefault="000C2CBC" w:rsidP="000C2CBC">
      <w:pPr>
        <w:pStyle w:val="ListeParagraf"/>
        <w:numPr>
          <w:ilvl w:val="0"/>
          <w:numId w:val="15"/>
        </w:numPr>
      </w:pPr>
      <w:r w:rsidRPr="00405522">
        <w:t xml:space="preserve">Test 1 OCS </w:t>
      </w:r>
      <w:proofErr w:type="spellStart"/>
      <w:r w:rsidRPr="00405522">
        <w:t>should</w:t>
      </w:r>
      <w:proofErr w:type="spellEnd"/>
      <w:r w:rsidRPr="00405522">
        <w:t xml:space="preserve"> test </w:t>
      </w:r>
      <w:proofErr w:type="spellStart"/>
      <w:r w:rsidRPr="00405522">
        <w:t>the</w:t>
      </w:r>
      <w:proofErr w:type="spellEnd"/>
      <w:r w:rsidRPr="00405522">
        <w:t xml:space="preserve"> </w:t>
      </w:r>
      <w:proofErr w:type="spellStart"/>
      <w:r w:rsidRPr="00405522">
        <w:t>accuracy</w:t>
      </w:r>
      <w:proofErr w:type="spellEnd"/>
      <w:r w:rsidRPr="00405522">
        <w:t xml:space="preserve"> of </w:t>
      </w:r>
      <w:proofErr w:type="spellStart"/>
      <w:r w:rsidRPr="00405522">
        <w:t>tariff</w:t>
      </w:r>
      <w:proofErr w:type="spellEnd"/>
      <w:r w:rsidRPr="00405522">
        <w:t xml:space="preserve"> </w:t>
      </w:r>
      <w:proofErr w:type="spellStart"/>
      <w:r w:rsidRPr="00405522">
        <w:t>plans</w:t>
      </w:r>
      <w:proofErr w:type="spellEnd"/>
      <w:r w:rsidRPr="00405522">
        <w:t xml:space="preserve"> </w:t>
      </w:r>
      <w:proofErr w:type="spellStart"/>
      <w:r w:rsidRPr="00405522">
        <w:t>and</w:t>
      </w:r>
      <w:proofErr w:type="spellEnd"/>
      <w:r w:rsidRPr="00405522">
        <w:t xml:space="preserve"> </w:t>
      </w:r>
      <w:proofErr w:type="spellStart"/>
      <w:r w:rsidRPr="00405522">
        <w:t>pricing</w:t>
      </w:r>
      <w:proofErr w:type="spellEnd"/>
      <w:r w:rsidRPr="00405522">
        <w:t>.</w:t>
      </w:r>
    </w:p>
    <w:p w14:paraId="34607A01" w14:textId="77777777" w:rsidR="000C2CBC" w:rsidRDefault="000C2CBC" w:rsidP="000C2CBC">
      <w:pPr>
        <w:pStyle w:val="ListeParagraf"/>
        <w:numPr>
          <w:ilvl w:val="0"/>
          <w:numId w:val="15"/>
        </w:numPr>
      </w:pPr>
      <w:r w:rsidRPr="00405522">
        <w:t xml:space="preserve">Test 1 </w:t>
      </w:r>
      <w:proofErr w:type="spellStart"/>
      <w:r w:rsidRPr="00405522">
        <w:t>should</w:t>
      </w:r>
      <w:proofErr w:type="spellEnd"/>
      <w:r w:rsidRPr="00405522">
        <w:t xml:space="preserve"> </w:t>
      </w:r>
      <w:proofErr w:type="spellStart"/>
      <w:r w:rsidRPr="00405522">
        <w:t>perform</w:t>
      </w:r>
      <w:proofErr w:type="spellEnd"/>
      <w:r w:rsidRPr="00405522">
        <w:t xml:space="preserve"> </w:t>
      </w:r>
      <w:proofErr w:type="spellStart"/>
      <w:r w:rsidRPr="00405522">
        <w:t>protocol</w:t>
      </w:r>
      <w:proofErr w:type="spellEnd"/>
      <w:r w:rsidRPr="00405522">
        <w:t xml:space="preserve"> </w:t>
      </w:r>
      <w:proofErr w:type="spellStart"/>
      <w:r w:rsidRPr="00405522">
        <w:t>compatibility</w:t>
      </w:r>
      <w:proofErr w:type="spellEnd"/>
      <w:r w:rsidRPr="00405522">
        <w:t xml:space="preserve"> test </w:t>
      </w:r>
      <w:proofErr w:type="spellStart"/>
      <w:r w:rsidRPr="00405522">
        <w:t>for</w:t>
      </w:r>
      <w:proofErr w:type="spellEnd"/>
      <w:r w:rsidRPr="00405522">
        <w:t xml:space="preserve"> DGW.</w:t>
      </w:r>
    </w:p>
    <w:p w14:paraId="743534FA" w14:textId="77777777" w:rsidR="000C2CBC" w:rsidRDefault="000C2CBC" w:rsidP="000C2CBC">
      <w:pPr>
        <w:pStyle w:val="ListeParagraf"/>
        <w:numPr>
          <w:ilvl w:val="0"/>
          <w:numId w:val="15"/>
        </w:numPr>
      </w:pPr>
      <w:r w:rsidRPr="00405522">
        <w:t xml:space="preserve">Test 1 </w:t>
      </w:r>
      <w:proofErr w:type="spellStart"/>
      <w:r w:rsidRPr="00405522">
        <w:t>should</w:t>
      </w:r>
      <w:proofErr w:type="spellEnd"/>
      <w:r w:rsidRPr="00405522">
        <w:t xml:space="preserve"> test </w:t>
      </w:r>
      <w:proofErr w:type="spellStart"/>
      <w:r w:rsidRPr="00405522">
        <w:t>to</w:t>
      </w:r>
      <w:proofErr w:type="spellEnd"/>
      <w:r w:rsidRPr="00405522">
        <w:t xml:space="preserve"> </w:t>
      </w:r>
      <w:proofErr w:type="spellStart"/>
      <w:r w:rsidRPr="00405522">
        <w:t>verify</w:t>
      </w:r>
      <w:proofErr w:type="spellEnd"/>
      <w:r w:rsidRPr="00405522">
        <w:t xml:space="preserve"> </w:t>
      </w:r>
      <w:proofErr w:type="spellStart"/>
      <w:r w:rsidRPr="00405522">
        <w:t>that</w:t>
      </w:r>
      <w:proofErr w:type="spellEnd"/>
      <w:r w:rsidRPr="00405522">
        <w:t xml:space="preserve"> </w:t>
      </w:r>
      <w:proofErr w:type="spellStart"/>
      <w:r w:rsidRPr="00405522">
        <w:t>the</w:t>
      </w:r>
      <w:proofErr w:type="spellEnd"/>
      <w:r w:rsidRPr="00405522">
        <w:t xml:space="preserve"> </w:t>
      </w:r>
      <w:proofErr w:type="spellStart"/>
      <w:r w:rsidRPr="00405522">
        <w:t>Dgw</w:t>
      </w:r>
      <w:proofErr w:type="spellEnd"/>
      <w:r w:rsidRPr="00405522">
        <w:t xml:space="preserve"> is </w:t>
      </w:r>
      <w:proofErr w:type="spellStart"/>
      <w:r w:rsidRPr="00405522">
        <w:t>successfully</w:t>
      </w:r>
      <w:proofErr w:type="spellEnd"/>
      <w:r w:rsidRPr="00405522">
        <w:t xml:space="preserve"> </w:t>
      </w:r>
      <w:proofErr w:type="spellStart"/>
      <w:r w:rsidRPr="00405522">
        <w:t>receiving</w:t>
      </w:r>
      <w:proofErr w:type="spellEnd"/>
      <w:r w:rsidRPr="00405522">
        <w:t xml:space="preserve"> </w:t>
      </w:r>
      <w:proofErr w:type="spellStart"/>
      <w:r w:rsidRPr="00405522">
        <w:t>and</w:t>
      </w:r>
      <w:proofErr w:type="spellEnd"/>
      <w:r w:rsidRPr="00405522">
        <w:t xml:space="preserve"> </w:t>
      </w:r>
      <w:proofErr w:type="spellStart"/>
      <w:r w:rsidRPr="00405522">
        <w:t>transmitting</w:t>
      </w:r>
      <w:proofErr w:type="spellEnd"/>
      <w:r w:rsidRPr="00405522">
        <w:t xml:space="preserve"> data. (Data </w:t>
      </w:r>
      <w:proofErr w:type="spellStart"/>
      <w:r w:rsidRPr="00405522">
        <w:t>reception</w:t>
      </w:r>
      <w:proofErr w:type="spellEnd"/>
      <w:r w:rsidRPr="00405522">
        <w:t xml:space="preserve">, </w:t>
      </w:r>
      <w:proofErr w:type="spellStart"/>
      <w:r w:rsidRPr="00405522">
        <w:t>storage</w:t>
      </w:r>
      <w:proofErr w:type="spellEnd"/>
      <w:r w:rsidRPr="00405522">
        <w:t xml:space="preserve"> </w:t>
      </w:r>
      <w:proofErr w:type="spellStart"/>
      <w:r w:rsidRPr="00405522">
        <w:t>and</w:t>
      </w:r>
      <w:proofErr w:type="spellEnd"/>
      <w:r w:rsidRPr="00405522">
        <w:t xml:space="preserve"> </w:t>
      </w:r>
      <w:proofErr w:type="spellStart"/>
      <w:r w:rsidRPr="00405522">
        <w:t>transmission</w:t>
      </w:r>
      <w:proofErr w:type="spellEnd"/>
      <w:r w:rsidRPr="00405522">
        <w:t xml:space="preserve"> </w:t>
      </w:r>
      <w:proofErr w:type="spellStart"/>
      <w:r w:rsidRPr="00405522">
        <w:t>to</w:t>
      </w:r>
      <w:proofErr w:type="spellEnd"/>
      <w:r w:rsidRPr="00405522">
        <w:t xml:space="preserve"> </w:t>
      </w:r>
      <w:proofErr w:type="spellStart"/>
      <w:r w:rsidRPr="00405522">
        <w:t>the</w:t>
      </w:r>
      <w:proofErr w:type="spellEnd"/>
      <w:r w:rsidRPr="00405522">
        <w:t xml:space="preserve"> </w:t>
      </w:r>
      <w:proofErr w:type="spellStart"/>
      <w:r w:rsidRPr="00405522">
        <w:t>destination</w:t>
      </w:r>
      <w:proofErr w:type="spellEnd"/>
      <w:r w:rsidRPr="00405522">
        <w:t>)</w:t>
      </w:r>
    </w:p>
    <w:p w14:paraId="383E5900" w14:textId="77777777" w:rsidR="000C2CBC" w:rsidRDefault="000C2CBC" w:rsidP="000C2CBC">
      <w:pPr>
        <w:pStyle w:val="ListeParagraf"/>
        <w:numPr>
          <w:ilvl w:val="0"/>
          <w:numId w:val="15"/>
        </w:numPr>
      </w:pPr>
      <w:r w:rsidRPr="00405522">
        <w:t xml:space="preserve">Test 1 </w:t>
      </w:r>
      <w:proofErr w:type="spellStart"/>
      <w:r w:rsidRPr="00405522">
        <w:t>Tests</w:t>
      </w:r>
      <w:proofErr w:type="spellEnd"/>
      <w:r w:rsidRPr="00405522">
        <w:t xml:space="preserve"> </w:t>
      </w:r>
      <w:proofErr w:type="spellStart"/>
      <w:r w:rsidRPr="00405522">
        <w:t>should</w:t>
      </w:r>
      <w:proofErr w:type="spellEnd"/>
      <w:r w:rsidRPr="00405522">
        <w:t xml:space="preserve"> be </w:t>
      </w:r>
      <w:proofErr w:type="spellStart"/>
      <w:r w:rsidRPr="00405522">
        <w:t>performed</w:t>
      </w:r>
      <w:proofErr w:type="spellEnd"/>
      <w:r w:rsidRPr="00405522">
        <w:t xml:space="preserve"> </w:t>
      </w:r>
      <w:proofErr w:type="spellStart"/>
      <w:r w:rsidRPr="00405522">
        <w:t>to</w:t>
      </w:r>
      <w:proofErr w:type="spellEnd"/>
      <w:r w:rsidRPr="00405522">
        <w:t xml:space="preserve"> </w:t>
      </w:r>
      <w:proofErr w:type="spellStart"/>
      <w:r w:rsidRPr="00405522">
        <w:t>verify</w:t>
      </w:r>
      <w:proofErr w:type="spellEnd"/>
      <w:r w:rsidRPr="00405522">
        <w:t xml:space="preserve"> </w:t>
      </w:r>
      <w:proofErr w:type="spellStart"/>
      <w:r w:rsidRPr="00405522">
        <w:t>that</w:t>
      </w:r>
      <w:proofErr w:type="spellEnd"/>
      <w:r w:rsidRPr="00405522">
        <w:t xml:space="preserve"> </w:t>
      </w:r>
      <w:proofErr w:type="spellStart"/>
      <w:r w:rsidRPr="00405522">
        <w:t>the</w:t>
      </w:r>
      <w:proofErr w:type="spellEnd"/>
      <w:r w:rsidRPr="00405522">
        <w:t xml:space="preserve"> </w:t>
      </w:r>
      <w:proofErr w:type="spellStart"/>
      <w:r w:rsidRPr="00405522">
        <w:t>integrity</w:t>
      </w:r>
      <w:proofErr w:type="spellEnd"/>
      <w:r w:rsidRPr="00405522">
        <w:t xml:space="preserve"> of </w:t>
      </w:r>
      <w:proofErr w:type="spellStart"/>
      <w:r w:rsidRPr="00405522">
        <w:t>the</w:t>
      </w:r>
      <w:proofErr w:type="spellEnd"/>
      <w:r w:rsidRPr="00405522">
        <w:t xml:space="preserve"> data </w:t>
      </w:r>
      <w:proofErr w:type="spellStart"/>
      <w:r w:rsidRPr="00405522">
        <w:t>passing</w:t>
      </w:r>
      <w:proofErr w:type="spellEnd"/>
      <w:r w:rsidRPr="00405522">
        <w:t xml:space="preserve"> </w:t>
      </w:r>
      <w:proofErr w:type="spellStart"/>
      <w:r w:rsidRPr="00405522">
        <w:t>over</w:t>
      </w:r>
      <w:proofErr w:type="spellEnd"/>
      <w:r w:rsidRPr="00405522">
        <w:t xml:space="preserve"> </w:t>
      </w:r>
      <w:proofErr w:type="spellStart"/>
      <w:r w:rsidRPr="00405522">
        <w:t>the</w:t>
      </w:r>
      <w:proofErr w:type="spellEnd"/>
      <w:r w:rsidRPr="00405522">
        <w:t xml:space="preserve"> DGW is </w:t>
      </w:r>
      <w:proofErr w:type="spellStart"/>
      <w:r w:rsidRPr="00405522">
        <w:t>maintained</w:t>
      </w:r>
      <w:proofErr w:type="spellEnd"/>
      <w:r w:rsidRPr="00405522">
        <w:t>.</w:t>
      </w:r>
    </w:p>
    <w:p w14:paraId="4AE92A58" w14:textId="77777777" w:rsidR="000C2CBC" w:rsidRDefault="000C2CBC" w:rsidP="000C2CBC">
      <w:pPr>
        <w:pStyle w:val="ListeParagraf"/>
        <w:numPr>
          <w:ilvl w:val="0"/>
          <w:numId w:val="15"/>
        </w:numPr>
      </w:pPr>
      <w:proofErr w:type="spellStart"/>
      <w:r w:rsidRPr="00405522">
        <w:t>For</w:t>
      </w:r>
      <w:proofErr w:type="spellEnd"/>
      <w:r w:rsidRPr="00405522">
        <w:t xml:space="preserve"> Test 1 SF, </w:t>
      </w:r>
      <w:proofErr w:type="spellStart"/>
      <w:r w:rsidRPr="00405522">
        <w:t>functional</w:t>
      </w:r>
      <w:proofErr w:type="spellEnd"/>
      <w:r w:rsidRPr="00405522">
        <w:t xml:space="preserve"> </w:t>
      </w:r>
      <w:proofErr w:type="spellStart"/>
      <w:r w:rsidRPr="00405522">
        <w:t>tests</w:t>
      </w:r>
      <w:proofErr w:type="spellEnd"/>
      <w:r w:rsidRPr="00405522">
        <w:t xml:space="preserve"> </w:t>
      </w:r>
      <w:proofErr w:type="spellStart"/>
      <w:r w:rsidRPr="00405522">
        <w:t>should</w:t>
      </w:r>
      <w:proofErr w:type="spellEnd"/>
      <w:r w:rsidRPr="00405522">
        <w:t xml:space="preserve"> be </w:t>
      </w:r>
      <w:proofErr w:type="spellStart"/>
      <w:r w:rsidRPr="00405522">
        <w:t>performed</w:t>
      </w:r>
      <w:proofErr w:type="spellEnd"/>
      <w:r w:rsidRPr="00405522">
        <w:t xml:space="preserve"> </w:t>
      </w:r>
      <w:proofErr w:type="spellStart"/>
      <w:r w:rsidRPr="00405522">
        <w:t>to</w:t>
      </w:r>
      <w:proofErr w:type="spellEnd"/>
      <w:r w:rsidRPr="00405522">
        <w:t xml:space="preserve"> </w:t>
      </w:r>
      <w:proofErr w:type="spellStart"/>
      <w:r w:rsidRPr="00405522">
        <w:t>ensure</w:t>
      </w:r>
      <w:proofErr w:type="spellEnd"/>
      <w:r w:rsidRPr="00405522">
        <w:t xml:space="preserve"> </w:t>
      </w:r>
      <w:proofErr w:type="spellStart"/>
      <w:r w:rsidRPr="00405522">
        <w:t>that</w:t>
      </w:r>
      <w:proofErr w:type="spellEnd"/>
      <w:r w:rsidRPr="00405522">
        <w:t xml:space="preserve"> </w:t>
      </w:r>
      <w:proofErr w:type="spellStart"/>
      <w:r w:rsidRPr="00405522">
        <w:t>the</w:t>
      </w:r>
      <w:proofErr w:type="spellEnd"/>
      <w:r w:rsidRPr="00405522">
        <w:t xml:space="preserve"> </w:t>
      </w:r>
      <w:proofErr w:type="spellStart"/>
      <w:r w:rsidRPr="00405522">
        <w:t>system</w:t>
      </w:r>
      <w:proofErr w:type="spellEnd"/>
      <w:r w:rsidRPr="00405522">
        <w:t xml:space="preserve"> </w:t>
      </w:r>
      <w:proofErr w:type="spellStart"/>
      <w:r w:rsidRPr="00405522">
        <w:t>or</w:t>
      </w:r>
      <w:proofErr w:type="spellEnd"/>
      <w:r w:rsidRPr="00405522">
        <w:t xml:space="preserve"> software </w:t>
      </w:r>
      <w:proofErr w:type="spellStart"/>
      <w:r w:rsidRPr="00405522">
        <w:t>performs</w:t>
      </w:r>
      <w:proofErr w:type="spellEnd"/>
      <w:r w:rsidRPr="00405522">
        <w:t xml:space="preserve"> </w:t>
      </w:r>
      <w:proofErr w:type="spellStart"/>
      <w:r w:rsidRPr="00405522">
        <w:t>its</w:t>
      </w:r>
      <w:proofErr w:type="spellEnd"/>
      <w:r w:rsidRPr="00405522">
        <w:t xml:space="preserve"> </w:t>
      </w:r>
      <w:proofErr w:type="spellStart"/>
      <w:r w:rsidRPr="00405522">
        <w:t>basic</w:t>
      </w:r>
      <w:proofErr w:type="spellEnd"/>
      <w:r w:rsidRPr="00405522">
        <w:t xml:space="preserve"> </w:t>
      </w:r>
      <w:proofErr w:type="spellStart"/>
      <w:r w:rsidRPr="00405522">
        <w:t>functions</w:t>
      </w:r>
      <w:proofErr w:type="spellEnd"/>
      <w:r w:rsidRPr="00405522">
        <w:t xml:space="preserve"> </w:t>
      </w:r>
      <w:proofErr w:type="spellStart"/>
      <w:r w:rsidRPr="00405522">
        <w:t>and</w:t>
      </w:r>
      <w:proofErr w:type="spellEnd"/>
      <w:r w:rsidRPr="00405522">
        <w:t xml:space="preserve"> </w:t>
      </w:r>
      <w:proofErr w:type="spellStart"/>
      <w:r w:rsidRPr="00405522">
        <w:t>functions</w:t>
      </w:r>
      <w:proofErr w:type="spellEnd"/>
      <w:r w:rsidRPr="00405522">
        <w:t xml:space="preserve"> </w:t>
      </w:r>
      <w:proofErr w:type="spellStart"/>
      <w:r w:rsidRPr="00405522">
        <w:t>correctly</w:t>
      </w:r>
      <w:proofErr w:type="spellEnd"/>
      <w:r w:rsidRPr="00405522">
        <w:t>.</w:t>
      </w:r>
    </w:p>
    <w:p w14:paraId="6E0A4789" w14:textId="77777777" w:rsidR="000C2CBC" w:rsidRDefault="000C2CBC" w:rsidP="000C2CBC">
      <w:pPr>
        <w:pStyle w:val="ListeParagraf"/>
        <w:numPr>
          <w:ilvl w:val="0"/>
          <w:numId w:val="15"/>
        </w:numPr>
      </w:pPr>
      <w:r w:rsidRPr="00405522">
        <w:t xml:space="preserve">Test 1 SF </w:t>
      </w:r>
      <w:proofErr w:type="spellStart"/>
      <w:r w:rsidRPr="00405522">
        <w:t>should</w:t>
      </w:r>
      <w:proofErr w:type="spellEnd"/>
      <w:r w:rsidRPr="00405522">
        <w:t xml:space="preserve"> </w:t>
      </w:r>
      <w:proofErr w:type="spellStart"/>
      <w:r w:rsidRPr="00405522">
        <w:t>perform</w:t>
      </w:r>
      <w:proofErr w:type="spellEnd"/>
      <w:r w:rsidRPr="00405522">
        <w:t xml:space="preserve"> data </w:t>
      </w:r>
      <w:proofErr w:type="spellStart"/>
      <w:r w:rsidRPr="00405522">
        <w:t>integrity</w:t>
      </w:r>
      <w:proofErr w:type="spellEnd"/>
      <w:r w:rsidRPr="00405522">
        <w:t xml:space="preserve"> </w:t>
      </w:r>
      <w:proofErr w:type="spellStart"/>
      <w:r w:rsidRPr="00405522">
        <w:t>testing</w:t>
      </w:r>
      <w:proofErr w:type="spellEnd"/>
      <w:r w:rsidRPr="00405522">
        <w:t xml:space="preserve"> </w:t>
      </w:r>
      <w:proofErr w:type="spellStart"/>
      <w:r w:rsidRPr="00405522">
        <w:t>to</w:t>
      </w:r>
      <w:proofErr w:type="spellEnd"/>
      <w:r w:rsidRPr="00405522">
        <w:t xml:space="preserve"> </w:t>
      </w:r>
      <w:proofErr w:type="spellStart"/>
      <w:r w:rsidRPr="00405522">
        <w:t>ensure</w:t>
      </w:r>
      <w:proofErr w:type="spellEnd"/>
      <w:r w:rsidRPr="00405522">
        <w:t xml:space="preserve"> </w:t>
      </w:r>
      <w:proofErr w:type="spellStart"/>
      <w:r w:rsidRPr="00405522">
        <w:t>that</w:t>
      </w:r>
      <w:proofErr w:type="spellEnd"/>
      <w:r w:rsidRPr="00405522">
        <w:t xml:space="preserve"> data </w:t>
      </w:r>
      <w:proofErr w:type="spellStart"/>
      <w:r w:rsidRPr="00405522">
        <w:t>integrity</w:t>
      </w:r>
      <w:proofErr w:type="spellEnd"/>
      <w:r w:rsidRPr="00405522">
        <w:t xml:space="preserve"> is </w:t>
      </w:r>
      <w:proofErr w:type="spellStart"/>
      <w:r w:rsidRPr="00405522">
        <w:t>correct</w:t>
      </w:r>
      <w:proofErr w:type="spellEnd"/>
      <w:r w:rsidRPr="00405522">
        <w:t xml:space="preserve"> </w:t>
      </w:r>
      <w:proofErr w:type="spellStart"/>
      <w:r w:rsidRPr="00405522">
        <w:t>and</w:t>
      </w:r>
      <w:proofErr w:type="spellEnd"/>
      <w:r w:rsidRPr="00405522">
        <w:t xml:space="preserve"> </w:t>
      </w:r>
      <w:proofErr w:type="spellStart"/>
      <w:r w:rsidRPr="00405522">
        <w:t>integrity</w:t>
      </w:r>
      <w:proofErr w:type="spellEnd"/>
      <w:r w:rsidRPr="00405522">
        <w:t xml:space="preserve"> is </w:t>
      </w:r>
      <w:proofErr w:type="spellStart"/>
      <w:r w:rsidRPr="00405522">
        <w:t>maintained</w:t>
      </w:r>
      <w:proofErr w:type="spellEnd"/>
      <w:r w:rsidRPr="00405522">
        <w:t>.</w:t>
      </w:r>
    </w:p>
    <w:p w14:paraId="1B673D3F" w14:textId="3CD74E0A" w:rsidR="000C2CBC" w:rsidRDefault="000C2CBC" w:rsidP="000C2CBC">
      <w:pPr>
        <w:pStyle w:val="ListeParagraf"/>
        <w:numPr>
          <w:ilvl w:val="0"/>
          <w:numId w:val="15"/>
        </w:numPr>
      </w:pPr>
      <w:proofErr w:type="spellStart"/>
      <w:r w:rsidRPr="00405522">
        <w:t>For</w:t>
      </w:r>
      <w:proofErr w:type="spellEnd"/>
      <w:r w:rsidRPr="00405522">
        <w:t xml:space="preserve"> Test 1 K</w:t>
      </w:r>
      <w:ins w:id="193" w:author="M.Ali FIRAT" w:date="2023-08-08T16:45:00Z">
        <w:r w:rsidR="004E1329">
          <w:t>afka</w:t>
        </w:r>
      </w:ins>
      <w:del w:id="194" w:author="M.Ali FIRAT" w:date="2023-08-08T16:45:00Z">
        <w:r w:rsidRPr="00405522" w:rsidDel="004E1329">
          <w:delText>AFKA</w:delText>
        </w:r>
      </w:del>
      <w:r w:rsidRPr="00405522">
        <w:t xml:space="preserve">, </w:t>
      </w:r>
      <w:proofErr w:type="spellStart"/>
      <w:r w:rsidRPr="00405522">
        <w:t>the</w:t>
      </w:r>
      <w:proofErr w:type="spellEnd"/>
      <w:r w:rsidRPr="00405522">
        <w:t xml:space="preserve"> data </w:t>
      </w:r>
      <w:proofErr w:type="spellStart"/>
      <w:r w:rsidRPr="00405522">
        <w:t>communication</w:t>
      </w:r>
      <w:proofErr w:type="spellEnd"/>
      <w:r w:rsidRPr="00405522">
        <w:t xml:space="preserve"> test </w:t>
      </w:r>
      <w:proofErr w:type="spellStart"/>
      <w:r w:rsidRPr="00405522">
        <w:t>should</w:t>
      </w:r>
      <w:proofErr w:type="spellEnd"/>
      <w:r w:rsidRPr="00405522">
        <w:t xml:space="preserve"> be </w:t>
      </w:r>
      <w:proofErr w:type="spellStart"/>
      <w:r w:rsidRPr="00405522">
        <w:t>performed</w:t>
      </w:r>
      <w:proofErr w:type="spellEnd"/>
      <w:r w:rsidRPr="00405522">
        <w:t xml:space="preserve"> </w:t>
      </w:r>
      <w:proofErr w:type="spellStart"/>
      <w:r w:rsidRPr="00405522">
        <w:t>to</w:t>
      </w:r>
      <w:proofErr w:type="spellEnd"/>
      <w:r w:rsidRPr="00405522">
        <w:t xml:space="preserve"> </w:t>
      </w:r>
      <w:proofErr w:type="spellStart"/>
      <w:r w:rsidRPr="00405522">
        <w:t>verify</w:t>
      </w:r>
      <w:proofErr w:type="spellEnd"/>
      <w:r w:rsidRPr="00405522">
        <w:t xml:space="preserve"> </w:t>
      </w:r>
      <w:proofErr w:type="spellStart"/>
      <w:r w:rsidRPr="00405522">
        <w:t>that</w:t>
      </w:r>
      <w:proofErr w:type="spellEnd"/>
      <w:r w:rsidRPr="00405522">
        <w:t xml:space="preserve"> </w:t>
      </w:r>
      <w:proofErr w:type="spellStart"/>
      <w:r w:rsidRPr="00405522">
        <w:t>the</w:t>
      </w:r>
      <w:proofErr w:type="spellEnd"/>
      <w:r w:rsidRPr="00405522">
        <w:t xml:space="preserve"> data is </w:t>
      </w:r>
      <w:proofErr w:type="spellStart"/>
      <w:r w:rsidRPr="00405522">
        <w:t>correctly</w:t>
      </w:r>
      <w:proofErr w:type="spellEnd"/>
      <w:r w:rsidRPr="00405522">
        <w:t xml:space="preserve"> </w:t>
      </w:r>
      <w:proofErr w:type="spellStart"/>
      <w:r w:rsidRPr="00405522">
        <w:t>arriving</w:t>
      </w:r>
      <w:proofErr w:type="spellEnd"/>
      <w:r w:rsidRPr="00405522">
        <w:t xml:space="preserve"> at </w:t>
      </w:r>
      <w:proofErr w:type="spellStart"/>
      <w:r w:rsidRPr="00405522">
        <w:t>kafka</w:t>
      </w:r>
      <w:proofErr w:type="spellEnd"/>
      <w:r w:rsidRPr="00405522">
        <w:t xml:space="preserve"> </w:t>
      </w:r>
      <w:proofErr w:type="spellStart"/>
      <w:r w:rsidRPr="00405522">
        <w:t>and</w:t>
      </w:r>
      <w:proofErr w:type="spellEnd"/>
      <w:r w:rsidRPr="00405522">
        <w:t xml:space="preserve"> </w:t>
      </w:r>
      <w:proofErr w:type="spellStart"/>
      <w:r w:rsidRPr="00405522">
        <w:t>received</w:t>
      </w:r>
      <w:proofErr w:type="spellEnd"/>
      <w:r w:rsidRPr="00405522">
        <w:t xml:space="preserve"> </w:t>
      </w:r>
      <w:proofErr w:type="spellStart"/>
      <w:r w:rsidRPr="00405522">
        <w:t>successfully</w:t>
      </w:r>
      <w:proofErr w:type="spellEnd"/>
      <w:r w:rsidRPr="00405522">
        <w:t xml:space="preserve"> </w:t>
      </w:r>
      <w:proofErr w:type="spellStart"/>
      <w:r w:rsidRPr="00405522">
        <w:t>by</w:t>
      </w:r>
      <w:proofErr w:type="spellEnd"/>
      <w:r w:rsidRPr="00405522">
        <w:t xml:space="preserve"> </w:t>
      </w:r>
      <w:proofErr w:type="spellStart"/>
      <w:r w:rsidRPr="00405522">
        <w:t>kafka</w:t>
      </w:r>
      <w:proofErr w:type="spellEnd"/>
      <w:r w:rsidRPr="00405522">
        <w:t>.</w:t>
      </w:r>
    </w:p>
    <w:p w14:paraId="59CC72EB" w14:textId="2653BB8F" w:rsidR="00A022DF" w:rsidRDefault="000C2CBC" w:rsidP="000D5342">
      <w:pPr>
        <w:pStyle w:val="ListeParagraf"/>
        <w:numPr>
          <w:ilvl w:val="0"/>
          <w:numId w:val="15"/>
        </w:numPr>
      </w:pPr>
      <w:r w:rsidRPr="00405522">
        <w:t xml:space="preserve">Test 1 Kafka </w:t>
      </w:r>
      <w:proofErr w:type="spellStart"/>
      <w:r w:rsidRPr="00405522">
        <w:t>should</w:t>
      </w:r>
      <w:proofErr w:type="spellEnd"/>
      <w:r w:rsidRPr="00405522">
        <w:t xml:space="preserve"> </w:t>
      </w:r>
      <w:proofErr w:type="spellStart"/>
      <w:r w:rsidRPr="00405522">
        <w:t>perform</w:t>
      </w:r>
      <w:proofErr w:type="spellEnd"/>
      <w:r w:rsidRPr="00405522">
        <w:t xml:space="preserve"> data </w:t>
      </w:r>
      <w:proofErr w:type="spellStart"/>
      <w:r w:rsidRPr="00405522">
        <w:t>integrity</w:t>
      </w:r>
      <w:proofErr w:type="spellEnd"/>
      <w:r w:rsidRPr="00405522">
        <w:t xml:space="preserve"> </w:t>
      </w:r>
      <w:proofErr w:type="spellStart"/>
      <w:r w:rsidRPr="00405522">
        <w:t>testing</w:t>
      </w:r>
      <w:proofErr w:type="spellEnd"/>
      <w:r w:rsidRPr="00405522">
        <w:t>.</w:t>
      </w:r>
    </w:p>
    <w:p w14:paraId="581D567A" w14:textId="754F373C" w:rsidR="00C96BF7" w:rsidRPr="00E17D62" w:rsidRDefault="00C96BF7" w:rsidP="00C96BF7">
      <w:pPr>
        <w:spacing w:line="256" w:lineRule="auto"/>
        <w:ind w:firstLine="360"/>
        <w:rPr>
          <w:b/>
          <w:bCs/>
          <w:sz w:val="24"/>
          <w:szCs w:val="24"/>
          <w:rPrChange w:id="195" w:author="M.Ali FIRAT" w:date="2023-08-09T11:25:00Z">
            <w:rPr>
              <w:sz w:val="28"/>
              <w:szCs w:val="28"/>
            </w:rPr>
          </w:rPrChange>
        </w:rPr>
      </w:pPr>
      <w:r w:rsidRPr="00E17D62">
        <w:rPr>
          <w:b/>
          <w:bCs/>
          <w:sz w:val="24"/>
          <w:szCs w:val="24"/>
          <w:rPrChange w:id="196" w:author="M.Ali FIRAT" w:date="2023-08-09T11:25:00Z">
            <w:rPr>
              <w:sz w:val="28"/>
              <w:szCs w:val="28"/>
            </w:rPr>
          </w:rPrChange>
        </w:rPr>
        <w:t>2.1</w:t>
      </w:r>
      <w:r w:rsidR="009634E4" w:rsidRPr="00E17D62">
        <w:rPr>
          <w:b/>
          <w:bCs/>
          <w:sz w:val="24"/>
          <w:szCs w:val="24"/>
          <w:rPrChange w:id="197" w:author="M.Ali FIRAT" w:date="2023-08-09T11:25:00Z">
            <w:rPr>
              <w:sz w:val="28"/>
              <w:szCs w:val="28"/>
            </w:rPr>
          </w:rPrChange>
        </w:rPr>
        <w:t>4</w:t>
      </w:r>
      <w:r w:rsidRPr="00E17D62">
        <w:rPr>
          <w:b/>
          <w:bCs/>
          <w:sz w:val="24"/>
          <w:szCs w:val="24"/>
          <w:rPrChange w:id="198" w:author="M.Ali FIRAT" w:date="2023-08-09T11:25:00Z">
            <w:rPr>
              <w:sz w:val="28"/>
              <w:szCs w:val="28"/>
            </w:rPr>
          </w:rPrChange>
        </w:rPr>
        <w:t xml:space="preserve">.TEST 2 </w:t>
      </w:r>
    </w:p>
    <w:p w14:paraId="788B5F68" w14:textId="7B5A6ED5" w:rsidR="00C96BF7" w:rsidRDefault="00C96BF7" w:rsidP="00C96BF7">
      <w:pPr>
        <w:pStyle w:val="ListeParagraf"/>
        <w:numPr>
          <w:ilvl w:val="0"/>
          <w:numId w:val="17"/>
        </w:numPr>
      </w:pPr>
      <w:r w:rsidRPr="00405522">
        <w:t xml:space="preserve">Test </w:t>
      </w:r>
      <w:r>
        <w:t>2</w:t>
      </w:r>
      <w:r w:rsidRPr="00405522">
        <w:t xml:space="preserve"> </w:t>
      </w:r>
      <w:proofErr w:type="spellStart"/>
      <w:r w:rsidRPr="00405522">
        <w:t>Perform</w:t>
      </w:r>
      <w:proofErr w:type="spellEnd"/>
      <w:r w:rsidRPr="00405522">
        <w:t xml:space="preserve"> an </w:t>
      </w:r>
      <w:proofErr w:type="spellStart"/>
      <w:r w:rsidRPr="00405522">
        <w:t>installation</w:t>
      </w:r>
      <w:proofErr w:type="spellEnd"/>
      <w:r w:rsidRPr="00405522">
        <w:t xml:space="preserve"> </w:t>
      </w:r>
      <w:proofErr w:type="spellStart"/>
      <w:r w:rsidRPr="00405522">
        <w:t>and</w:t>
      </w:r>
      <w:proofErr w:type="spellEnd"/>
      <w:r w:rsidRPr="00405522">
        <w:t xml:space="preserve"> </w:t>
      </w:r>
      <w:proofErr w:type="spellStart"/>
      <w:r w:rsidRPr="00405522">
        <w:t>configuration</w:t>
      </w:r>
      <w:proofErr w:type="spellEnd"/>
      <w:r w:rsidRPr="00405522">
        <w:t xml:space="preserve"> test </w:t>
      </w:r>
      <w:proofErr w:type="spellStart"/>
      <w:r w:rsidRPr="00405522">
        <w:t>to</w:t>
      </w:r>
      <w:proofErr w:type="spellEnd"/>
      <w:r w:rsidRPr="00405522">
        <w:t xml:space="preserve"> </w:t>
      </w:r>
      <w:proofErr w:type="spellStart"/>
      <w:r w:rsidRPr="00405522">
        <w:t>ensure</w:t>
      </w:r>
      <w:proofErr w:type="spellEnd"/>
      <w:r w:rsidRPr="00405522">
        <w:t xml:space="preserve"> </w:t>
      </w:r>
      <w:proofErr w:type="spellStart"/>
      <w:r w:rsidRPr="00405522">
        <w:t>that</w:t>
      </w:r>
      <w:proofErr w:type="spellEnd"/>
      <w:r w:rsidRPr="00405522">
        <w:t xml:space="preserve"> </w:t>
      </w:r>
      <w:proofErr w:type="spellStart"/>
      <w:r w:rsidRPr="00405522">
        <w:t>V</w:t>
      </w:r>
      <w:ins w:id="199" w:author="M.Ali FIRAT" w:date="2023-08-08T16:45:00Z">
        <w:r w:rsidR="004E1329">
          <w:t>olt</w:t>
        </w:r>
      </w:ins>
      <w:del w:id="200" w:author="M.Ali FIRAT" w:date="2023-08-08T16:45:00Z">
        <w:r w:rsidRPr="00405522" w:rsidDel="004E1329">
          <w:delText>OLT</w:delText>
        </w:r>
      </w:del>
      <w:r w:rsidRPr="00405522">
        <w:t>DB</w:t>
      </w:r>
      <w:proofErr w:type="spellEnd"/>
      <w:r w:rsidRPr="00405522">
        <w:t xml:space="preserve"> is </w:t>
      </w:r>
      <w:proofErr w:type="spellStart"/>
      <w:r w:rsidRPr="00405522">
        <w:t>installed</w:t>
      </w:r>
      <w:proofErr w:type="spellEnd"/>
      <w:r w:rsidRPr="00405522">
        <w:t xml:space="preserve"> </w:t>
      </w:r>
      <w:proofErr w:type="spellStart"/>
      <w:r w:rsidRPr="00405522">
        <w:t>and</w:t>
      </w:r>
      <w:proofErr w:type="spellEnd"/>
      <w:r w:rsidRPr="00405522">
        <w:t xml:space="preserve"> </w:t>
      </w:r>
      <w:proofErr w:type="spellStart"/>
      <w:r w:rsidRPr="00405522">
        <w:t>configured</w:t>
      </w:r>
      <w:proofErr w:type="spellEnd"/>
      <w:r w:rsidRPr="00405522">
        <w:t xml:space="preserve"> </w:t>
      </w:r>
      <w:proofErr w:type="spellStart"/>
      <w:r w:rsidRPr="00405522">
        <w:t>correctly</w:t>
      </w:r>
      <w:proofErr w:type="spellEnd"/>
      <w:r w:rsidRPr="00405522">
        <w:t>.</w:t>
      </w:r>
    </w:p>
    <w:p w14:paraId="15D817DD" w14:textId="0DD7C828" w:rsidR="00C96BF7" w:rsidRDefault="00C96BF7" w:rsidP="00C96BF7">
      <w:pPr>
        <w:pStyle w:val="ListeParagraf"/>
        <w:numPr>
          <w:ilvl w:val="0"/>
          <w:numId w:val="17"/>
        </w:numPr>
      </w:pPr>
      <w:r w:rsidRPr="00405522">
        <w:t xml:space="preserve">Test </w:t>
      </w:r>
      <w:r>
        <w:t>2</w:t>
      </w:r>
      <w:r w:rsidRPr="00405522">
        <w:t xml:space="preserve"> </w:t>
      </w:r>
      <w:proofErr w:type="spellStart"/>
      <w:r w:rsidRPr="00405522">
        <w:t>Verify</w:t>
      </w:r>
      <w:proofErr w:type="spellEnd"/>
      <w:r w:rsidRPr="00405522">
        <w:t xml:space="preserve"> </w:t>
      </w:r>
      <w:proofErr w:type="spellStart"/>
      <w:r w:rsidRPr="00405522">
        <w:t>that</w:t>
      </w:r>
      <w:proofErr w:type="spellEnd"/>
      <w:r w:rsidRPr="00405522">
        <w:t xml:space="preserve"> </w:t>
      </w:r>
      <w:proofErr w:type="spellStart"/>
      <w:r w:rsidRPr="00405522">
        <w:t>VoltDB</w:t>
      </w:r>
      <w:proofErr w:type="spellEnd"/>
      <w:r w:rsidRPr="00405522">
        <w:t xml:space="preserve"> data </w:t>
      </w:r>
      <w:proofErr w:type="spellStart"/>
      <w:r w:rsidRPr="00405522">
        <w:t>insertions</w:t>
      </w:r>
      <w:proofErr w:type="spellEnd"/>
      <w:r w:rsidRPr="00405522">
        <w:t xml:space="preserve"> </w:t>
      </w:r>
      <w:proofErr w:type="spellStart"/>
      <w:r w:rsidRPr="00405522">
        <w:t>are</w:t>
      </w:r>
      <w:proofErr w:type="spellEnd"/>
      <w:r w:rsidRPr="00405522">
        <w:t xml:space="preserve"> </w:t>
      </w:r>
      <w:proofErr w:type="spellStart"/>
      <w:r w:rsidRPr="00405522">
        <w:t>saved</w:t>
      </w:r>
      <w:proofErr w:type="spellEnd"/>
      <w:r w:rsidRPr="00405522">
        <w:t xml:space="preserve"> </w:t>
      </w:r>
      <w:proofErr w:type="spellStart"/>
      <w:r w:rsidRPr="00405522">
        <w:t>and</w:t>
      </w:r>
      <w:proofErr w:type="spellEnd"/>
      <w:r w:rsidRPr="00405522">
        <w:t xml:space="preserve"> </w:t>
      </w:r>
      <w:proofErr w:type="spellStart"/>
      <w:r w:rsidRPr="00405522">
        <w:t>processed</w:t>
      </w:r>
      <w:proofErr w:type="spellEnd"/>
      <w:r w:rsidRPr="00405522">
        <w:t xml:space="preserve"> </w:t>
      </w:r>
      <w:proofErr w:type="spellStart"/>
      <w:r w:rsidRPr="00405522">
        <w:t>with</w:t>
      </w:r>
      <w:proofErr w:type="spellEnd"/>
      <w:r w:rsidRPr="00405522">
        <w:t xml:space="preserve"> </w:t>
      </w:r>
      <w:proofErr w:type="spellStart"/>
      <w:r w:rsidRPr="00405522">
        <w:t>the</w:t>
      </w:r>
      <w:proofErr w:type="spellEnd"/>
      <w:r w:rsidRPr="00405522">
        <w:t xml:space="preserve"> </w:t>
      </w:r>
      <w:proofErr w:type="spellStart"/>
      <w:r w:rsidRPr="00405522">
        <w:t>given</w:t>
      </w:r>
      <w:proofErr w:type="spellEnd"/>
      <w:r w:rsidRPr="00405522">
        <w:t xml:space="preserve"> </w:t>
      </w:r>
      <w:proofErr w:type="spellStart"/>
      <w:r w:rsidRPr="00405522">
        <w:t>success</w:t>
      </w:r>
      <w:proofErr w:type="spellEnd"/>
      <w:r w:rsidRPr="00405522">
        <w:t xml:space="preserve">. </w:t>
      </w:r>
      <w:proofErr w:type="spellStart"/>
      <w:r w:rsidRPr="00405522">
        <w:t>Load</w:t>
      </w:r>
      <w:proofErr w:type="spellEnd"/>
      <w:r w:rsidRPr="00405522">
        <w:t xml:space="preserve"> test </w:t>
      </w:r>
      <w:proofErr w:type="spellStart"/>
      <w:r w:rsidRPr="00405522">
        <w:t>to</w:t>
      </w:r>
      <w:proofErr w:type="spellEnd"/>
      <w:r w:rsidRPr="00405522">
        <w:t xml:space="preserve"> </w:t>
      </w:r>
      <w:proofErr w:type="spellStart"/>
      <w:r w:rsidRPr="00405522">
        <w:t>ensure</w:t>
      </w:r>
      <w:proofErr w:type="spellEnd"/>
      <w:r w:rsidRPr="00405522">
        <w:t xml:space="preserve"> it can </w:t>
      </w:r>
      <w:proofErr w:type="spellStart"/>
      <w:r w:rsidRPr="00405522">
        <w:t>withstand</w:t>
      </w:r>
      <w:proofErr w:type="spellEnd"/>
      <w:r w:rsidRPr="00405522">
        <w:t xml:space="preserve"> </w:t>
      </w:r>
      <w:proofErr w:type="spellStart"/>
      <w:r w:rsidRPr="00405522">
        <w:t>workload</w:t>
      </w:r>
      <w:proofErr w:type="spellEnd"/>
      <w:r w:rsidRPr="00405522">
        <w:t xml:space="preserve"> </w:t>
      </w:r>
      <w:proofErr w:type="spellStart"/>
      <w:r w:rsidRPr="00405522">
        <w:t>and</w:t>
      </w:r>
      <w:proofErr w:type="spellEnd"/>
      <w:r w:rsidRPr="00405522">
        <w:t xml:space="preserve"> user </w:t>
      </w:r>
      <w:proofErr w:type="spellStart"/>
      <w:r w:rsidRPr="00405522">
        <w:t>traffic</w:t>
      </w:r>
      <w:proofErr w:type="spellEnd"/>
      <w:r w:rsidRPr="00405522">
        <w:t>.</w:t>
      </w:r>
    </w:p>
    <w:p w14:paraId="1E182F29" w14:textId="539354F5" w:rsidR="00C96BF7" w:rsidRDefault="00C96BF7" w:rsidP="00C96BF7">
      <w:pPr>
        <w:pStyle w:val="ListeParagraf"/>
        <w:numPr>
          <w:ilvl w:val="0"/>
          <w:numId w:val="17"/>
        </w:numPr>
      </w:pPr>
      <w:r w:rsidRPr="00405522">
        <w:t xml:space="preserve">Test </w:t>
      </w:r>
      <w:r>
        <w:t>2</w:t>
      </w:r>
      <w:r w:rsidRPr="00405522">
        <w:t xml:space="preserve"> </w:t>
      </w:r>
      <w:proofErr w:type="spellStart"/>
      <w:r w:rsidRPr="00405522">
        <w:t>Perform</w:t>
      </w:r>
      <w:proofErr w:type="spellEnd"/>
      <w:r w:rsidRPr="00405522">
        <w:t xml:space="preserve"> data </w:t>
      </w:r>
      <w:proofErr w:type="spellStart"/>
      <w:r w:rsidRPr="00405522">
        <w:t>integrity</w:t>
      </w:r>
      <w:proofErr w:type="spellEnd"/>
      <w:r w:rsidRPr="00405522">
        <w:t xml:space="preserve"> </w:t>
      </w:r>
      <w:proofErr w:type="spellStart"/>
      <w:r w:rsidRPr="00405522">
        <w:t>tests</w:t>
      </w:r>
      <w:proofErr w:type="spellEnd"/>
      <w:r w:rsidRPr="00405522">
        <w:t xml:space="preserve"> </w:t>
      </w:r>
      <w:proofErr w:type="spellStart"/>
      <w:r w:rsidRPr="00405522">
        <w:t>to</w:t>
      </w:r>
      <w:proofErr w:type="spellEnd"/>
      <w:r w:rsidRPr="00405522">
        <w:t xml:space="preserve"> </w:t>
      </w:r>
      <w:proofErr w:type="spellStart"/>
      <w:r w:rsidRPr="00405522">
        <w:t>verify</w:t>
      </w:r>
      <w:proofErr w:type="spellEnd"/>
      <w:r w:rsidRPr="00405522">
        <w:t xml:space="preserve"> </w:t>
      </w:r>
      <w:proofErr w:type="spellStart"/>
      <w:r w:rsidRPr="00405522">
        <w:t>the</w:t>
      </w:r>
      <w:proofErr w:type="spellEnd"/>
      <w:r w:rsidRPr="00405522">
        <w:t xml:space="preserve"> </w:t>
      </w:r>
      <w:proofErr w:type="spellStart"/>
      <w:r w:rsidRPr="00405522">
        <w:t>accuracy</w:t>
      </w:r>
      <w:proofErr w:type="spellEnd"/>
      <w:r w:rsidRPr="00405522">
        <w:t xml:space="preserve"> </w:t>
      </w:r>
      <w:proofErr w:type="spellStart"/>
      <w:r w:rsidRPr="00405522">
        <w:t>and</w:t>
      </w:r>
      <w:proofErr w:type="spellEnd"/>
      <w:r w:rsidRPr="00405522">
        <w:t xml:space="preserve"> </w:t>
      </w:r>
      <w:proofErr w:type="spellStart"/>
      <w:r w:rsidRPr="00405522">
        <w:t>integrity</w:t>
      </w:r>
      <w:proofErr w:type="spellEnd"/>
      <w:r w:rsidRPr="00405522">
        <w:t xml:space="preserve"> of data </w:t>
      </w:r>
      <w:proofErr w:type="spellStart"/>
      <w:r w:rsidRPr="00405522">
        <w:t>stored</w:t>
      </w:r>
      <w:proofErr w:type="spellEnd"/>
      <w:r w:rsidRPr="00405522">
        <w:t xml:space="preserve"> in </w:t>
      </w:r>
      <w:proofErr w:type="spellStart"/>
      <w:ins w:id="201" w:author="M.Ali FIRAT" w:date="2023-08-08T16:45:00Z">
        <w:r w:rsidR="004E1329">
          <w:t>Volt</w:t>
        </w:r>
      </w:ins>
      <w:del w:id="202" w:author="M.Ali FIRAT" w:date="2023-08-08T16:45:00Z">
        <w:r w:rsidRPr="00405522" w:rsidDel="004E1329">
          <w:delText>VOLT</w:delText>
        </w:r>
      </w:del>
      <w:r w:rsidRPr="00405522">
        <w:t>DB</w:t>
      </w:r>
      <w:proofErr w:type="spellEnd"/>
      <w:r w:rsidRPr="00405522">
        <w:t xml:space="preserve">. </w:t>
      </w:r>
      <w:proofErr w:type="spellStart"/>
      <w:r w:rsidRPr="00405522">
        <w:t>Make</w:t>
      </w:r>
      <w:proofErr w:type="spellEnd"/>
      <w:r w:rsidRPr="00405522">
        <w:t xml:space="preserve"> sure </w:t>
      </w:r>
      <w:proofErr w:type="spellStart"/>
      <w:r w:rsidRPr="00405522">
        <w:t>that</w:t>
      </w:r>
      <w:proofErr w:type="spellEnd"/>
      <w:r w:rsidRPr="00405522">
        <w:t xml:space="preserve"> data </w:t>
      </w:r>
      <w:proofErr w:type="spellStart"/>
      <w:r w:rsidRPr="00405522">
        <w:t>additions</w:t>
      </w:r>
      <w:proofErr w:type="spellEnd"/>
      <w:r w:rsidRPr="00405522">
        <w:t xml:space="preserve">, </w:t>
      </w:r>
      <w:proofErr w:type="spellStart"/>
      <w:r w:rsidRPr="00405522">
        <w:t>updates</w:t>
      </w:r>
      <w:proofErr w:type="spellEnd"/>
      <w:r w:rsidRPr="00405522">
        <w:t xml:space="preserve"> </w:t>
      </w:r>
      <w:proofErr w:type="spellStart"/>
      <w:r w:rsidRPr="00405522">
        <w:t>and</w:t>
      </w:r>
      <w:proofErr w:type="spellEnd"/>
      <w:r w:rsidRPr="00405522">
        <w:t xml:space="preserve"> </w:t>
      </w:r>
      <w:proofErr w:type="spellStart"/>
      <w:r w:rsidRPr="00405522">
        <w:t>deletions</w:t>
      </w:r>
      <w:proofErr w:type="spellEnd"/>
      <w:r w:rsidRPr="00405522">
        <w:t xml:space="preserve"> </w:t>
      </w:r>
      <w:proofErr w:type="spellStart"/>
      <w:r w:rsidRPr="00405522">
        <w:t>occur</w:t>
      </w:r>
      <w:proofErr w:type="spellEnd"/>
      <w:r w:rsidRPr="00405522">
        <w:t xml:space="preserve"> </w:t>
      </w:r>
      <w:proofErr w:type="spellStart"/>
      <w:r w:rsidRPr="00405522">
        <w:t>correctly</w:t>
      </w:r>
      <w:proofErr w:type="spellEnd"/>
      <w:r w:rsidRPr="00405522">
        <w:t>.</w:t>
      </w:r>
    </w:p>
    <w:p w14:paraId="0D59C345" w14:textId="69253E48" w:rsidR="00227A50" w:rsidRDefault="00227A50" w:rsidP="00C96BF7">
      <w:pPr>
        <w:pStyle w:val="ListeParagraf"/>
        <w:numPr>
          <w:ilvl w:val="0"/>
          <w:numId w:val="17"/>
        </w:numPr>
      </w:pPr>
      <w:proofErr w:type="spellStart"/>
      <w:r w:rsidRPr="00227A50">
        <w:t>MW's</w:t>
      </w:r>
      <w:proofErr w:type="spellEnd"/>
      <w:r w:rsidRPr="00227A50">
        <w:t xml:space="preserve"> test </w:t>
      </w:r>
      <w:proofErr w:type="spellStart"/>
      <w:r w:rsidRPr="00227A50">
        <w:t>will</w:t>
      </w:r>
      <w:proofErr w:type="spellEnd"/>
      <w:r w:rsidRPr="00227A50">
        <w:t xml:space="preserve"> be </w:t>
      </w:r>
      <w:proofErr w:type="spellStart"/>
      <w:r w:rsidRPr="00227A50">
        <w:t>tested</w:t>
      </w:r>
      <w:proofErr w:type="spellEnd"/>
      <w:r w:rsidRPr="00227A50">
        <w:t xml:space="preserve"> on </w:t>
      </w:r>
      <w:proofErr w:type="spellStart"/>
      <w:r>
        <w:t>V</w:t>
      </w:r>
      <w:r w:rsidRPr="00227A50">
        <w:t>oltDB</w:t>
      </w:r>
      <w:proofErr w:type="spellEnd"/>
      <w:r w:rsidRPr="00227A50">
        <w:t xml:space="preserve">, </w:t>
      </w:r>
      <w:proofErr w:type="spellStart"/>
      <w:r w:rsidRPr="00227A50">
        <w:t>Haz</w:t>
      </w:r>
      <w:ins w:id="203" w:author="M.Ali FIRAT" w:date="2023-08-08T16:45:00Z">
        <w:r w:rsidR="004E1329">
          <w:t>el</w:t>
        </w:r>
      </w:ins>
      <w:del w:id="204" w:author="M.Ali FIRAT" w:date="2023-08-08T16:45:00Z">
        <w:r w:rsidRPr="00227A50" w:rsidDel="004E1329">
          <w:delText>le</w:delText>
        </w:r>
      </w:del>
      <w:r w:rsidRPr="00227A50">
        <w:t>cast</w:t>
      </w:r>
      <w:proofErr w:type="spellEnd"/>
      <w:r w:rsidRPr="00227A50">
        <w:t xml:space="preserve"> </w:t>
      </w:r>
      <w:proofErr w:type="spellStart"/>
      <w:r w:rsidRPr="00227A50">
        <w:t>and</w:t>
      </w:r>
      <w:proofErr w:type="spellEnd"/>
      <w:r w:rsidRPr="00227A50">
        <w:t xml:space="preserve"> </w:t>
      </w:r>
      <w:proofErr w:type="spellStart"/>
      <w:r w:rsidRPr="00227A50">
        <w:t>Oracle</w:t>
      </w:r>
      <w:proofErr w:type="spellEnd"/>
      <w:r w:rsidRPr="00227A50">
        <w:t>.</w:t>
      </w:r>
    </w:p>
    <w:p w14:paraId="20D60260" w14:textId="1094BD61" w:rsidR="00C96BF7" w:rsidRDefault="00C96BF7" w:rsidP="00C96BF7">
      <w:pPr>
        <w:pStyle w:val="ListeParagraf"/>
        <w:numPr>
          <w:ilvl w:val="0"/>
          <w:numId w:val="17"/>
        </w:numPr>
      </w:pPr>
      <w:r w:rsidRPr="00405522">
        <w:t xml:space="preserve">Test </w:t>
      </w:r>
      <w:r>
        <w:t>2</w:t>
      </w:r>
      <w:r w:rsidRPr="00405522">
        <w:t xml:space="preserve"> </w:t>
      </w:r>
      <w:proofErr w:type="spellStart"/>
      <w:r w:rsidRPr="00405522">
        <w:t>Perform</w:t>
      </w:r>
      <w:proofErr w:type="spellEnd"/>
      <w:r w:rsidRPr="00405522">
        <w:t xml:space="preserve"> </w:t>
      </w:r>
      <w:proofErr w:type="spellStart"/>
      <w:r w:rsidRPr="00405522">
        <w:t>installation</w:t>
      </w:r>
      <w:proofErr w:type="spellEnd"/>
      <w:r w:rsidRPr="00405522">
        <w:t xml:space="preserve"> </w:t>
      </w:r>
      <w:proofErr w:type="spellStart"/>
      <w:r w:rsidRPr="00405522">
        <w:t>and</w:t>
      </w:r>
      <w:proofErr w:type="spellEnd"/>
      <w:r w:rsidRPr="00405522">
        <w:t xml:space="preserve"> </w:t>
      </w:r>
      <w:proofErr w:type="spellStart"/>
      <w:r w:rsidRPr="00405522">
        <w:t>configuration</w:t>
      </w:r>
      <w:proofErr w:type="spellEnd"/>
      <w:r w:rsidRPr="00405522">
        <w:t xml:space="preserve"> </w:t>
      </w:r>
      <w:proofErr w:type="spellStart"/>
      <w:r w:rsidRPr="00405522">
        <w:t>tests</w:t>
      </w:r>
      <w:proofErr w:type="spellEnd"/>
      <w:r w:rsidRPr="00405522">
        <w:t xml:space="preserve"> </w:t>
      </w:r>
      <w:proofErr w:type="spellStart"/>
      <w:r w:rsidRPr="00405522">
        <w:t>to</w:t>
      </w:r>
      <w:proofErr w:type="spellEnd"/>
      <w:r w:rsidRPr="00405522">
        <w:t xml:space="preserve"> </w:t>
      </w:r>
      <w:proofErr w:type="spellStart"/>
      <w:r w:rsidRPr="00405522">
        <w:t>ensure</w:t>
      </w:r>
      <w:proofErr w:type="spellEnd"/>
      <w:r w:rsidRPr="00405522">
        <w:t xml:space="preserve"> </w:t>
      </w:r>
      <w:proofErr w:type="spellStart"/>
      <w:r w:rsidRPr="00405522">
        <w:t>that</w:t>
      </w:r>
      <w:proofErr w:type="spellEnd"/>
      <w:r w:rsidRPr="00405522">
        <w:t xml:space="preserve"> </w:t>
      </w:r>
      <w:proofErr w:type="spellStart"/>
      <w:r w:rsidRPr="00405522">
        <w:t>H</w:t>
      </w:r>
      <w:ins w:id="205" w:author="M.Ali FIRAT" w:date="2023-08-08T16:44:00Z">
        <w:r w:rsidR="004E1329">
          <w:t>azelcast</w:t>
        </w:r>
      </w:ins>
      <w:proofErr w:type="spellEnd"/>
      <w:del w:id="206" w:author="M.Ali FIRAT" w:date="2023-08-08T16:44:00Z">
        <w:r w:rsidRPr="00405522" w:rsidDel="004E1329">
          <w:delText>AZELCAST</w:delText>
        </w:r>
      </w:del>
      <w:r w:rsidRPr="00405522">
        <w:t xml:space="preserve"> is </w:t>
      </w:r>
      <w:proofErr w:type="spellStart"/>
      <w:r w:rsidRPr="00405522">
        <w:t>installed</w:t>
      </w:r>
      <w:proofErr w:type="spellEnd"/>
      <w:r w:rsidRPr="00405522">
        <w:t xml:space="preserve"> </w:t>
      </w:r>
      <w:proofErr w:type="spellStart"/>
      <w:r w:rsidRPr="00405522">
        <w:t>and</w:t>
      </w:r>
      <w:proofErr w:type="spellEnd"/>
      <w:r w:rsidRPr="00405522">
        <w:t xml:space="preserve"> </w:t>
      </w:r>
      <w:proofErr w:type="spellStart"/>
      <w:r w:rsidRPr="00405522">
        <w:t>configured</w:t>
      </w:r>
      <w:proofErr w:type="spellEnd"/>
      <w:r w:rsidRPr="00405522">
        <w:t xml:space="preserve"> </w:t>
      </w:r>
      <w:proofErr w:type="spellStart"/>
      <w:r w:rsidRPr="00405522">
        <w:t>correctly</w:t>
      </w:r>
      <w:proofErr w:type="spellEnd"/>
      <w:r w:rsidRPr="00405522">
        <w:t>.</w:t>
      </w:r>
    </w:p>
    <w:p w14:paraId="21E50F2F" w14:textId="4EC66E51" w:rsidR="002A2ACE" w:rsidRDefault="00C96BF7" w:rsidP="00AC5ADF">
      <w:pPr>
        <w:pStyle w:val="ListeParagraf"/>
        <w:numPr>
          <w:ilvl w:val="0"/>
          <w:numId w:val="17"/>
        </w:numPr>
      </w:pPr>
      <w:r w:rsidRPr="00405522">
        <w:t xml:space="preserve">Test </w:t>
      </w:r>
      <w:r>
        <w:t>2</w:t>
      </w:r>
      <w:r w:rsidRPr="00405522">
        <w:t xml:space="preserve"> </w:t>
      </w:r>
      <w:proofErr w:type="spellStart"/>
      <w:r w:rsidRPr="00405522">
        <w:t>Perform</w:t>
      </w:r>
      <w:proofErr w:type="spellEnd"/>
      <w:r w:rsidRPr="00405522">
        <w:t xml:space="preserve"> </w:t>
      </w:r>
      <w:proofErr w:type="spellStart"/>
      <w:r w:rsidRPr="00405522">
        <w:t>tests</w:t>
      </w:r>
      <w:proofErr w:type="spellEnd"/>
      <w:r w:rsidRPr="00405522">
        <w:t xml:space="preserve"> on </w:t>
      </w:r>
      <w:proofErr w:type="spellStart"/>
      <w:r w:rsidRPr="00405522">
        <w:t>Hazelcast</w:t>
      </w:r>
      <w:proofErr w:type="spellEnd"/>
      <w:r w:rsidRPr="00405522">
        <w:t xml:space="preserve"> </w:t>
      </w:r>
      <w:proofErr w:type="spellStart"/>
      <w:r w:rsidRPr="00405522">
        <w:t>distributed</w:t>
      </w:r>
      <w:proofErr w:type="spellEnd"/>
      <w:r w:rsidRPr="00405522">
        <w:t xml:space="preserve"> data </w:t>
      </w:r>
      <w:proofErr w:type="spellStart"/>
      <w:r w:rsidRPr="00405522">
        <w:t>structures</w:t>
      </w:r>
      <w:proofErr w:type="spellEnd"/>
      <w:r w:rsidRPr="00405522">
        <w:t xml:space="preserve"> (</w:t>
      </w:r>
      <w:proofErr w:type="spellStart"/>
      <w:r w:rsidRPr="00405522">
        <w:t>map</w:t>
      </w:r>
      <w:proofErr w:type="spellEnd"/>
      <w:r w:rsidRPr="00405522">
        <w:t xml:space="preserve">, set, </w:t>
      </w:r>
      <w:proofErr w:type="spellStart"/>
      <w:r w:rsidRPr="00405522">
        <w:t>list</w:t>
      </w:r>
      <w:proofErr w:type="spellEnd"/>
      <w:r w:rsidRPr="00405522">
        <w:t xml:space="preserve">) </w:t>
      </w:r>
      <w:proofErr w:type="spellStart"/>
      <w:r w:rsidRPr="00405522">
        <w:t>these</w:t>
      </w:r>
      <w:proofErr w:type="spellEnd"/>
      <w:r w:rsidRPr="00405522">
        <w:t xml:space="preserve"> </w:t>
      </w:r>
      <w:proofErr w:type="spellStart"/>
      <w:r w:rsidRPr="00405522">
        <w:t>tests</w:t>
      </w:r>
      <w:proofErr w:type="spellEnd"/>
      <w:r w:rsidRPr="00405522">
        <w:t xml:space="preserve"> </w:t>
      </w:r>
      <w:proofErr w:type="spellStart"/>
      <w:r w:rsidRPr="00405522">
        <w:t>run</w:t>
      </w:r>
      <w:proofErr w:type="spellEnd"/>
      <w:r w:rsidRPr="00405522">
        <w:t xml:space="preserve"> </w:t>
      </w:r>
      <w:proofErr w:type="spellStart"/>
      <w:r w:rsidRPr="00405522">
        <w:t>distributed</w:t>
      </w:r>
      <w:proofErr w:type="spellEnd"/>
      <w:r w:rsidRPr="00405522">
        <w:t xml:space="preserve"> data </w:t>
      </w:r>
      <w:proofErr w:type="spellStart"/>
      <w:r w:rsidRPr="00405522">
        <w:t>structures</w:t>
      </w:r>
      <w:proofErr w:type="spellEnd"/>
      <w:r w:rsidRPr="00405522">
        <w:t xml:space="preserve"> </w:t>
      </w:r>
      <w:proofErr w:type="spellStart"/>
      <w:r w:rsidRPr="00405522">
        <w:t>tests</w:t>
      </w:r>
      <w:proofErr w:type="spellEnd"/>
      <w:r w:rsidRPr="00405522">
        <w:t xml:space="preserve"> </w:t>
      </w:r>
      <w:proofErr w:type="spellStart"/>
      <w:r w:rsidRPr="00405522">
        <w:t>to</w:t>
      </w:r>
      <w:proofErr w:type="spellEnd"/>
      <w:r w:rsidRPr="00405522">
        <w:t xml:space="preserve"> test </w:t>
      </w:r>
      <w:proofErr w:type="spellStart"/>
      <w:r w:rsidRPr="00405522">
        <w:t>that</w:t>
      </w:r>
      <w:proofErr w:type="spellEnd"/>
      <w:r w:rsidRPr="00405522">
        <w:t xml:space="preserve"> </w:t>
      </w:r>
      <w:proofErr w:type="spellStart"/>
      <w:r w:rsidRPr="00405522">
        <w:t>the</w:t>
      </w:r>
      <w:proofErr w:type="spellEnd"/>
      <w:r w:rsidRPr="00405522">
        <w:t xml:space="preserve"> data </w:t>
      </w:r>
      <w:proofErr w:type="spellStart"/>
      <w:r w:rsidRPr="00405522">
        <w:t>structure</w:t>
      </w:r>
      <w:proofErr w:type="spellEnd"/>
      <w:r w:rsidRPr="00405522">
        <w:t xml:space="preserve"> is </w:t>
      </w:r>
      <w:proofErr w:type="spellStart"/>
      <w:r w:rsidRPr="00405522">
        <w:t>created</w:t>
      </w:r>
      <w:proofErr w:type="spellEnd"/>
      <w:r w:rsidRPr="00405522">
        <w:t xml:space="preserve"> </w:t>
      </w:r>
      <w:proofErr w:type="spellStart"/>
      <w:r w:rsidRPr="00405522">
        <w:t>correctly</w:t>
      </w:r>
      <w:proofErr w:type="spellEnd"/>
      <w:r w:rsidRPr="00405522">
        <w:t xml:space="preserve"> </w:t>
      </w:r>
      <w:proofErr w:type="spellStart"/>
      <w:r w:rsidRPr="00405522">
        <w:t>and</w:t>
      </w:r>
      <w:proofErr w:type="spellEnd"/>
      <w:r w:rsidRPr="00405522">
        <w:t xml:space="preserve"> </w:t>
      </w:r>
      <w:proofErr w:type="spellStart"/>
      <w:r w:rsidRPr="00405522">
        <w:t>that</w:t>
      </w:r>
      <w:proofErr w:type="spellEnd"/>
      <w:r w:rsidRPr="00405522">
        <w:t xml:space="preserve"> data is </w:t>
      </w:r>
      <w:proofErr w:type="spellStart"/>
      <w:r w:rsidRPr="00405522">
        <w:t>inserted</w:t>
      </w:r>
      <w:proofErr w:type="spellEnd"/>
      <w:r w:rsidRPr="00405522">
        <w:t xml:space="preserve"> </w:t>
      </w:r>
      <w:proofErr w:type="spellStart"/>
      <w:r w:rsidRPr="00405522">
        <w:t>or</w:t>
      </w:r>
      <w:proofErr w:type="spellEnd"/>
      <w:r w:rsidRPr="00405522">
        <w:t xml:space="preserve"> </w:t>
      </w:r>
      <w:proofErr w:type="spellStart"/>
      <w:r w:rsidRPr="00405522">
        <w:t>retrieved</w:t>
      </w:r>
      <w:proofErr w:type="spellEnd"/>
      <w:r w:rsidRPr="00405522">
        <w:t>.</w:t>
      </w:r>
    </w:p>
    <w:p w14:paraId="0C1EA24A" w14:textId="75A256A9" w:rsidR="000C2CBC" w:rsidRDefault="000C2CBC" w:rsidP="000C2CBC">
      <w:pPr>
        <w:pStyle w:val="ListeParagraf"/>
        <w:numPr>
          <w:ilvl w:val="0"/>
          <w:numId w:val="17"/>
        </w:numPr>
      </w:pPr>
      <w:r w:rsidRPr="00C46314">
        <w:t xml:space="preserve">Test </w:t>
      </w:r>
      <w:r w:rsidR="00547130">
        <w:t>2</w:t>
      </w:r>
      <w:r w:rsidRPr="00C46314">
        <w:t xml:space="preserve"> </w:t>
      </w:r>
      <w:proofErr w:type="spellStart"/>
      <w:r w:rsidRPr="00C46314">
        <w:t>For</w:t>
      </w:r>
      <w:proofErr w:type="spellEnd"/>
      <w:r w:rsidRPr="00C46314">
        <w:t xml:space="preserve"> </w:t>
      </w:r>
      <w:proofErr w:type="spellStart"/>
      <w:r w:rsidRPr="00C46314">
        <w:t>Oracle</w:t>
      </w:r>
      <w:proofErr w:type="spellEnd"/>
      <w:r w:rsidRPr="00C46314">
        <w:t xml:space="preserve"> DB, </w:t>
      </w:r>
      <w:proofErr w:type="spellStart"/>
      <w:r w:rsidRPr="00C46314">
        <w:t>run</w:t>
      </w:r>
      <w:proofErr w:type="spellEnd"/>
      <w:r w:rsidRPr="00C46314">
        <w:t xml:space="preserve"> </w:t>
      </w:r>
      <w:proofErr w:type="spellStart"/>
      <w:r w:rsidRPr="00C46314">
        <w:t>installation</w:t>
      </w:r>
      <w:proofErr w:type="spellEnd"/>
      <w:r w:rsidRPr="00C46314">
        <w:t xml:space="preserve"> </w:t>
      </w:r>
      <w:proofErr w:type="spellStart"/>
      <w:r w:rsidRPr="00C46314">
        <w:t>and</w:t>
      </w:r>
      <w:proofErr w:type="spellEnd"/>
      <w:r w:rsidRPr="00C46314">
        <w:t xml:space="preserve"> </w:t>
      </w:r>
      <w:proofErr w:type="spellStart"/>
      <w:r w:rsidRPr="00C46314">
        <w:t>configuration</w:t>
      </w:r>
      <w:proofErr w:type="spellEnd"/>
      <w:r w:rsidRPr="00C46314">
        <w:t xml:space="preserve"> </w:t>
      </w:r>
      <w:proofErr w:type="spellStart"/>
      <w:r w:rsidRPr="00C46314">
        <w:t>tests</w:t>
      </w:r>
      <w:proofErr w:type="spellEnd"/>
      <w:r w:rsidRPr="00C46314">
        <w:t xml:space="preserve"> </w:t>
      </w:r>
      <w:proofErr w:type="spellStart"/>
      <w:r w:rsidRPr="00C46314">
        <w:t>to</w:t>
      </w:r>
      <w:proofErr w:type="spellEnd"/>
      <w:r w:rsidRPr="00C46314">
        <w:t xml:space="preserve"> </w:t>
      </w:r>
      <w:proofErr w:type="spellStart"/>
      <w:r w:rsidRPr="00C46314">
        <w:t>ensure</w:t>
      </w:r>
      <w:proofErr w:type="spellEnd"/>
      <w:r w:rsidRPr="00C46314">
        <w:t xml:space="preserve"> </w:t>
      </w:r>
      <w:proofErr w:type="spellStart"/>
      <w:r w:rsidRPr="00C46314">
        <w:t>that</w:t>
      </w:r>
      <w:proofErr w:type="spellEnd"/>
      <w:r w:rsidRPr="00C46314">
        <w:t xml:space="preserve"> </w:t>
      </w:r>
      <w:proofErr w:type="spellStart"/>
      <w:r w:rsidRPr="00C46314">
        <w:t>the</w:t>
      </w:r>
      <w:proofErr w:type="spellEnd"/>
      <w:r w:rsidRPr="00C46314">
        <w:t xml:space="preserve"> </w:t>
      </w:r>
      <w:proofErr w:type="spellStart"/>
      <w:r w:rsidRPr="00C46314">
        <w:t>Oracle</w:t>
      </w:r>
      <w:proofErr w:type="spellEnd"/>
      <w:r w:rsidRPr="00C46314">
        <w:t xml:space="preserve"> </w:t>
      </w:r>
      <w:proofErr w:type="spellStart"/>
      <w:r w:rsidRPr="00C46314">
        <w:t>database</w:t>
      </w:r>
      <w:proofErr w:type="spellEnd"/>
      <w:r w:rsidRPr="00C46314">
        <w:t xml:space="preserve"> is set </w:t>
      </w:r>
      <w:proofErr w:type="spellStart"/>
      <w:r w:rsidRPr="00C46314">
        <w:t>up</w:t>
      </w:r>
      <w:proofErr w:type="spellEnd"/>
      <w:r w:rsidRPr="00C46314">
        <w:t xml:space="preserve"> </w:t>
      </w:r>
      <w:proofErr w:type="spellStart"/>
      <w:r w:rsidRPr="00C46314">
        <w:t>and</w:t>
      </w:r>
      <w:proofErr w:type="spellEnd"/>
      <w:r w:rsidRPr="00C46314">
        <w:t xml:space="preserve"> </w:t>
      </w:r>
      <w:proofErr w:type="spellStart"/>
      <w:r w:rsidRPr="00C46314">
        <w:t>configured</w:t>
      </w:r>
      <w:proofErr w:type="spellEnd"/>
      <w:r w:rsidRPr="00C46314">
        <w:t xml:space="preserve"> </w:t>
      </w:r>
      <w:proofErr w:type="spellStart"/>
      <w:r w:rsidRPr="00C46314">
        <w:t>correctly</w:t>
      </w:r>
      <w:proofErr w:type="spellEnd"/>
      <w:r w:rsidRPr="00C46314">
        <w:t>.</w:t>
      </w:r>
    </w:p>
    <w:p w14:paraId="0E44B0BA" w14:textId="6FE37D37" w:rsidR="000C2CBC" w:rsidRDefault="000C2CBC" w:rsidP="000C2CBC">
      <w:pPr>
        <w:pStyle w:val="ListeParagraf"/>
        <w:numPr>
          <w:ilvl w:val="0"/>
          <w:numId w:val="17"/>
        </w:numPr>
      </w:pPr>
      <w:r w:rsidRPr="00C46314">
        <w:t xml:space="preserve">Test </w:t>
      </w:r>
      <w:r w:rsidR="00547130">
        <w:t>2</w:t>
      </w:r>
      <w:r w:rsidRPr="00C46314">
        <w:t xml:space="preserve"> Run </w:t>
      </w:r>
      <w:proofErr w:type="spellStart"/>
      <w:r w:rsidRPr="00C46314">
        <w:t>tests</w:t>
      </w:r>
      <w:proofErr w:type="spellEnd"/>
      <w:r w:rsidRPr="00C46314">
        <w:t xml:space="preserve"> </w:t>
      </w:r>
      <w:proofErr w:type="spellStart"/>
      <w:r w:rsidRPr="00C46314">
        <w:t>to</w:t>
      </w:r>
      <w:proofErr w:type="spellEnd"/>
      <w:r w:rsidRPr="00C46314">
        <w:t xml:space="preserve"> </w:t>
      </w:r>
      <w:proofErr w:type="spellStart"/>
      <w:r w:rsidRPr="00C46314">
        <w:t>verify</w:t>
      </w:r>
      <w:proofErr w:type="spellEnd"/>
      <w:r w:rsidRPr="00C46314">
        <w:t xml:space="preserve"> </w:t>
      </w:r>
      <w:proofErr w:type="spellStart"/>
      <w:r w:rsidRPr="00C46314">
        <w:t>that</w:t>
      </w:r>
      <w:proofErr w:type="spellEnd"/>
      <w:r w:rsidRPr="00C46314">
        <w:t xml:space="preserve"> </w:t>
      </w:r>
      <w:proofErr w:type="spellStart"/>
      <w:r w:rsidRPr="00C46314">
        <w:t>oracle</w:t>
      </w:r>
      <w:proofErr w:type="spellEnd"/>
      <w:r w:rsidRPr="00C46314">
        <w:t xml:space="preserve"> </w:t>
      </w:r>
      <w:proofErr w:type="spellStart"/>
      <w:r w:rsidRPr="00C46314">
        <w:t>db</w:t>
      </w:r>
      <w:proofErr w:type="spellEnd"/>
      <w:r w:rsidRPr="00C46314">
        <w:t xml:space="preserve"> data is </w:t>
      </w:r>
      <w:proofErr w:type="spellStart"/>
      <w:r w:rsidRPr="00C46314">
        <w:t>added</w:t>
      </w:r>
      <w:proofErr w:type="spellEnd"/>
      <w:r w:rsidRPr="00C46314">
        <w:t xml:space="preserve">, </w:t>
      </w:r>
      <w:proofErr w:type="spellStart"/>
      <w:r w:rsidRPr="00C46314">
        <w:t>updated</w:t>
      </w:r>
      <w:proofErr w:type="spellEnd"/>
      <w:r w:rsidRPr="00C46314">
        <w:t xml:space="preserve">, </w:t>
      </w:r>
      <w:proofErr w:type="spellStart"/>
      <w:r w:rsidRPr="00C46314">
        <w:t>and</w:t>
      </w:r>
      <w:proofErr w:type="spellEnd"/>
      <w:r w:rsidRPr="00C46314">
        <w:t xml:space="preserve"> </w:t>
      </w:r>
      <w:proofErr w:type="spellStart"/>
      <w:r w:rsidRPr="00C46314">
        <w:t>deleted</w:t>
      </w:r>
      <w:proofErr w:type="spellEnd"/>
      <w:r w:rsidRPr="00C46314">
        <w:t xml:space="preserve"> </w:t>
      </w:r>
      <w:proofErr w:type="spellStart"/>
      <w:r w:rsidRPr="00C46314">
        <w:t>correctly</w:t>
      </w:r>
      <w:proofErr w:type="spellEnd"/>
      <w:r w:rsidRPr="00C46314">
        <w:t>.</w:t>
      </w:r>
    </w:p>
    <w:p w14:paraId="7C3C79C0" w14:textId="05478F82" w:rsidR="000C2CBC" w:rsidRDefault="000C2CBC" w:rsidP="000C2CBC">
      <w:pPr>
        <w:pStyle w:val="ListeParagraf"/>
        <w:numPr>
          <w:ilvl w:val="0"/>
          <w:numId w:val="17"/>
        </w:numPr>
      </w:pPr>
      <w:proofErr w:type="spellStart"/>
      <w:r w:rsidRPr="00C46314">
        <w:t>For</w:t>
      </w:r>
      <w:proofErr w:type="spellEnd"/>
      <w:r w:rsidRPr="00C46314">
        <w:t xml:space="preserve"> Test </w:t>
      </w:r>
      <w:r w:rsidR="00547130">
        <w:t>2</w:t>
      </w:r>
      <w:r w:rsidRPr="00C46314">
        <w:t xml:space="preserve"> </w:t>
      </w:r>
      <w:proofErr w:type="spellStart"/>
      <w:r w:rsidRPr="00C46314">
        <w:t>oracle</w:t>
      </w:r>
      <w:proofErr w:type="spellEnd"/>
      <w:r w:rsidRPr="00C46314">
        <w:t xml:space="preserve"> DB, </w:t>
      </w:r>
      <w:proofErr w:type="spellStart"/>
      <w:r w:rsidRPr="00C46314">
        <w:t>perform</w:t>
      </w:r>
      <w:proofErr w:type="spellEnd"/>
      <w:r w:rsidRPr="00C46314">
        <w:t xml:space="preserve"> data </w:t>
      </w:r>
      <w:proofErr w:type="spellStart"/>
      <w:r w:rsidRPr="00C46314">
        <w:t>integrity</w:t>
      </w:r>
      <w:proofErr w:type="spellEnd"/>
      <w:r w:rsidRPr="00C46314">
        <w:t xml:space="preserve"> </w:t>
      </w:r>
      <w:proofErr w:type="spellStart"/>
      <w:r w:rsidRPr="00C46314">
        <w:t>testing</w:t>
      </w:r>
      <w:proofErr w:type="spellEnd"/>
      <w:r w:rsidRPr="00C46314">
        <w:t xml:space="preserve"> </w:t>
      </w:r>
      <w:proofErr w:type="spellStart"/>
      <w:r w:rsidRPr="00C46314">
        <w:t>to</w:t>
      </w:r>
      <w:proofErr w:type="spellEnd"/>
      <w:r w:rsidRPr="00C46314">
        <w:t xml:space="preserve"> </w:t>
      </w:r>
      <w:proofErr w:type="spellStart"/>
      <w:r w:rsidRPr="00C46314">
        <w:t>maintain</w:t>
      </w:r>
      <w:proofErr w:type="spellEnd"/>
      <w:r w:rsidRPr="00C46314">
        <w:t xml:space="preserve"> </w:t>
      </w:r>
      <w:proofErr w:type="spellStart"/>
      <w:r w:rsidRPr="00C46314">
        <w:t>the</w:t>
      </w:r>
      <w:proofErr w:type="spellEnd"/>
      <w:r w:rsidRPr="00C46314">
        <w:t xml:space="preserve"> </w:t>
      </w:r>
      <w:proofErr w:type="spellStart"/>
      <w:r w:rsidRPr="00C46314">
        <w:t>integrity</w:t>
      </w:r>
      <w:proofErr w:type="spellEnd"/>
      <w:r w:rsidRPr="00C46314">
        <w:t xml:space="preserve"> of </w:t>
      </w:r>
      <w:proofErr w:type="spellStart"/>
      <w:r w:rsidRPr="00C46314">
        <w:t>the</w:t>
      </w:r>
      <w:proofErr w:type="spellEnd"/>
      <w:r w:rsidRPr="00C46314">
        <w:t xml:space="preserve"> data.</w:t>
      </w:r>
    </w:p>
    <w:p w14:paraId="1B29228C" w14:textId="255930B1" w:rsidR="00605A6F" w:rsidRDefault="000C2CBC" w:rsidP="000C2CBC">
      <w:pPr>
        <w:pStyle w:val="ListeParagraf"/>
        <w:numPr>
          <w:ilvl w:val="0"/>
          <w:numId w:val="17"/>
        </w:numPr>
      </w:pPr>
      <w:r w:rsidRPr="00C46314">
        <w:t xml:space="preserve">Test </w:t>
      </w:r>
      <w:r w:rsidR="00547130">
        <w:t>2</w:t>
      </w:r>
      <w:r w:rsidRPr="00C46314">
        <w:t xml:space="preserve"> Test </w:t>
      </w:r>
      <w:proofErr w:type="spellStart"/>
      <w:r w:rsidRPr="00C46314">
        <w:t>oracle</w:t>
      </w:r>
      <w:proofErr w:type="spellEnd"/>
      <w:r w:rsidRPr="00C46314">
        <w:t xml:space="preserve"> </w:t>
      </w:r>
      <w:proofErr w:type="spellStart"/>
      <w:r w:rsidRPr="00C46314">
        <w:t>database</w:t>
      </w:r>
      <w:proofErr w:type="spellEnd"/>
      <w:r w:rsidRPr="00C46314">
        <w:t xml:space="preserve"> </w:t>
      </w:r>
      <w:proofErr w:type="spellStart"/>
      <w:r w:rsidRPr="00C46314">
        <w:t>backup</w:t>
      </w:r>
      <w:proofErr w:type="spellEnd"/>
      <w:r w:rsidRPr="00C46314">
        <w:t xml:space="preserve"> </w:t>
      </w:r>
      <w:proofErr w:type="spellStart"/>
      <w:r w:rsidRPr="00C46314">
        <w:t>and</w:t>
      </w:r>
      <w:proofErr w:type="spellEnd"/>
      <w:r w:rsidRPr="00C46314">
        <w:t xml:space="preserve"> </w:t>
      </w:r>
      <w:proofErr w:type="spellStart"/>
      <w:r w:rsidRPr="00C46314">
        <w:t>recovery</w:t>
      </w:r>
      <w:proofErr w:type="spellEnd"/>
      <w:r w:rsidRPr="00C46314">
        <w:t xml:space="preserve"> </w:t>
      </w:r>
      <w:proofErr w:type="spellStart"/>
      <w:r w:rsidRPr="00C46314">
        <w:t>mechanisms</w:t>
      </w:r>
      <w:proofErr w:type="spellEnd"/>
      <w:r w:rsidRPr="00C46314">
        <w:t>.</w:t>
      </w:r>
    </w:p>
    <w:p w14:paraId="530F372E" w14:textId="7B06F447" w:rsidR="00547130" w:rsidRPr="00E17D62" w:rsidRDefault="00547130" w:rsidP="00386BFF">
      <w:pPr>
        <w:spacing w:line="256" w:lineRule="auto"/>
        <w:ind w:firstLine="708"/>
        <w:rPr>
          <w:b/>
          <w:bCs/>
          <w:sz w:val="24"/>
          <w:szCs w:val="24"/>
          <w:rPrChange w:id="207" w:author="M.Ali FIRAT" w:date="2023-08-09T11:25:00Z">
            <w:rPr>
              <w:sz w:val="28"/>
              <w:szCs w:val="28"/>
            </w:rPr>
          </w:rPrChange>
        </w:rPr>
      </w:pPr>
      <w:r w:rsidRPr="00E17D62">
        <w:rPr>
          <w:b/>
          <w:bCs/>
          <w:sz w:val="24"/>
          <w:szCs w:val="24"/>
          <w:rPrChange w:id="208" w:author="M.Ali FIRAT" w:date="2023-08-09T11:25:00Z">
            <w:rPr>
              <w:sz w:val="28"/>
              <w:szCs w:val="28"/>
            </w:rPr>
          </w:rPrChange>
        </w:rPr>
        <w:t>2.1</w:t>
      </w:r>
      <w:r w:rsidR="009634E4" w:rsidRPr="00E17D62">
        <w:rPr>
          <w:b/>
          <w:bCs/>
          <w:sz w:val="24"/>
          <w:szCs w:val="24"/>
          <w:rPrChange w:id="209" w:author="M.Ali FIRAT" w:date="2023-08-09T11:25:00Z">
            <w:rPr>
              <w:sz w:val="28"/>
              <w:szCs w:val="28"/>
            </w:rPr>
          </w:rPrChange>
        </w:rPr>
        <w:t>5</w:t>
      </w:r>
      <w:r w:rsidRPr="00E17D62">
        <w:rPr>
          <w:b/>
          <w:bCs/>
          <w:sz w:val="24"/>
          <w:szCs w:val="24"/>
          <w:rPrChange w:id="210" w:author="M.Ali FIRAT" w:date="2023-08-09T11:25:00Z">
            <w:rPr>
              <w:sz w:val="28"/>
              <w:szCs w:val="28"/>
            </w:rPr>
          </w:rPrChange>
        </w:rPr>
        <w:t xml:space="preserve">.TEST 3 </w:t>
      </w:r>
    </w:p>
    <w:p w14:paraId="09C4C4B8" w14:textId="54D62ED2" w:rsidR="00547130" w:rsidRDefault="00547130" w:rsidP="000D5342">
      <w:pPr>
        <w:pStyle w:val="ListeParagraf"/>
        <w:numPr>
          <w:ilvl w:val="0"/>
          <w:numId w:val="42"/>
        </w:numPr>
      </w:pPr>
      <w:r w:rsidRPr="00405522">
        <w:t xml:space="preserve">Test </w:t>
      </w:r>
      <w:r>
        <w:t>3</w:t>
      </w:r>
      <w:r w:rsidRPr="00405522">
        <w:t xml:space="preserve"> </w:t>
      </w:r>
      <w:proofErr w:type="spellStart"/>
      <w:r w:rsidRPr="00405522">
        <w:t>For</w:t>
      </w:r>
      <w:proofErr w:type="spellEnd"/>
      <w:r w:rsidRPr="00405522">
        <w:t xml:space="preserve"> </w:t>
      </w:r>
      <w:proofErr w:type="spellStart"/>
      <w:r w:rsidRPr="00405522">
        <w:t>Ios</w:t>
      </w:r>
      <w:proofErr w:type="spellEnd"/>
      <w:r w:rsidRPr="00405522">
        <w:t>/</w:t>
      </w:r>
      <w:proofErr w:type="spellStart"/>
      <w:r w:rsidRPr="00405522">
        <w:t>Android</w:t>
      </w:r>
      <w:proofErr w:type="spellEnd"/>
      <w:r w:rsidRPr="00405522">
        <w:t xml:space="preserve"> on </w:t>
      </w:r>
      <w:proofErr w:type="spellStart"/>
      <w:r w:rsidRPr="00405522">
        <w:t>different</w:t>
      </w:r>
      <w:proofErr w:type="spellEnd"/>
      <w:r w:rsidRPr="00405522">
        <w:t xml:space="preserve"> </w:t>
      </w:r>
      <w:proofErr w:type="spellStart"/>
      <w:r w:rsidRPr="00405522">
        <w:t>devices</w:t>
      </w:r>
      <w:proofErr w:type="spellEnd"/>
      <w:r w:rsidRPr="00405522">
        <w:t xml:space="preserve"> (</w:t>
      </w:r>
      <w:proofErr w:type="spellStart"/>
      <w:r w:rsidRPr="00405522">
        <w:t>phone</w:t>
      </w:r>
      <w:proofErr w:type="spellEnd"/>
      <w:r w:rsidRPr="00405522">
        <w:t xml:space="preserve">, tablet), </w:t>
      </w:r>
      <w:proofErr w:type="spellStart"/>
      <w:r w:rsidRPr="00405522">
        <w:t>manually</w:t>
      </w:r>
      <w:proofErr w:type="spellEnd"/>
      <w:r w:rsidRPr="00405522">
        <w:t xml:space="preserve"> test how </w:t>
      </w:r>
      <w:proofErr w:type="spellStart"/>
      <w:r w:rsidRPr="00405522">
        <w:t>the</w:t>
      </w:r>
      <w:proofErr w:type="spellEnd"/>
      <w:r w:rsidRPr="00405522">
        <w:t xml:space="preserve"> </w:t>
      </w:r>
      <w:proofErr w:type="spellStart"/>
      <w:r w:rsidRPr="00405522">
        <w:t>application</w:t>
      </w:r>
      <w:proofErr w:type="spellEnd"/>
      <w:r w:rsidRPr="00405522">
        <w:t xml:space="preserve"> </w:t>
      </w:r>
      <w:proofErr w:type="spellStart"/>
      <w:r w:rsidRPr="00405522">
        <w:t>responds</w:t>
      </w:r>
      <w:proofErr w:type="spellEnd"/>
      <w:r w:rsidRPr="00405522">
        <w:t xml:space="preserve"> </w:t>
      </w:r>
      <w:proofErr w:type="spellStart"/>
      <w:r w:rsidRPr="00405522">
        <w:t>to</w:t>
      </w:r>
      <w:proofErr w:type="spellEnd"/>
      <w:r w:rsidRPr="00405522">
        <w:t xml:space="preserve"> </w:t>
      </w:r>
      <w:proofErr w:type="spellStart"/>
      <w:r w:rsidRPr="00405522">
        <w:t>incorrect</w:t>
      </w:r>
      <w:proofErr w:type="spellEnd"/>
      <w:r w:rsidRPr="00405522">
        <w:t xml:space="preserve"> </w:t>
      </w:r>
      <w:proofErr w:type="spellStart"/>
      <w:r w:rsidRPr="00405522">
        <w:t>inputs</w:t>
      </w:r>
      <w:proofErr w:type="spellEnd"/>
      <w:r w:rsidRPr="00405522">
        <w:t xml:space="preserve">, </w:t>
      </w:r>
      <w:proofErr w:type="spellStart"/>
      <w:r w:rsidRPr="00405522">
        <w:t>response</w:t>
      </w:r>
      <w:proofErr w:type="spellEnd"/>
      <w:r w:rsidRPr="00405522">
        <w:t xml:space="preserve"> time </w:t>
      </w:r>
      <w:proofErr w:type="spellStart"/>
      <w:r w:rsidRPr="00405522">
        <w:t>and</w:t>
      </w:r>
      <w:proofErr w:type="spellEnd"/>
      <w:r w:rsidRPr="00405522">
        <w:t xml:space="preserve"> </w:t>
      </w:r>
      <w:proofErr w:type="spellStart"/>
      <w:r w:rsidRPr="00405522">
        <w:t>speed</w:t>
      </w:r>
      <w:proofErr w:type="spellEnd"/>
      <w:r w:rsidRPr="00405522">
        <w:t>.</w:t>
      </w:r>
    </w:p>
    <w:p w14:paraId="632E51DA" w14:textId="37CEFED6" w:rsidR="00FF52D8" w:rsidRDefault="00547130" w:rsidP="000D5342">
      <w:pPr>
        <w:pStyle w:val="ListeParagraf"/>
        <w:numPr>
          <w:ilvl w:val="0"/>
          <w:numId w:val="42"/>
        </w:numPr>
      </w:pPr>
      <w:proofErr w:type="spellStart"/>
      <w:r w:rsidRPr="00405522">
        <w:t>Automatically</w:t>
      </w:r>
      <w:proofErr w:type="spellEnd"/>
      <w:r w:rsidRPr="00405522">
        <w:t xml:space="preserve"> test </w:t>
      </w:r>
      <w:proofErr w:type="spellStart"/>
      <w:r w:rsidRPr="00405522">
        <w:t>core</w:t>
      </w:r>
      <w:proofErr w:type="spellEnd"/>
      <w:r w:rsidRPr="00405522">
        <w:t xml:space="preserve"> </w:t>
      </w:r>
      <w:proofErr w:type="spellStart"/>
      <w:r w:rsidRPr="00405522">
        <w:t>functionality</w:t>
      </w:r>
      <w:proofErr w:type="spellEnd"/>
      <w:r w:rsidRPr="00405522">
        <w:t xml:space="preserve"> </w:t>
      </w:r>
      <w:proofErr w:type="spellStart"/>
      <w:r w:rsidRPr="00405522">
        <w:t>using</w:t>
      </w:r>
      <w:proofErr w:type="spellEnd"/>
      <w:r w:rsidRPr="00405522">
        <w:t xml:space="preserve"> Test </w:t>
      </w:r>
      <w:r>
        <w:t>3</w:t>
      </w:r>
      <w:r w:rsidRPr="00405522">
        <w:t xml:space="preserve"> </w:t>
      </w:r>
      <w:proofErr w:type="spellStart"/>
      <w:r w:rsidRPr="00405522">
        <w:t>automation</w:t>
      </w:r>
      <w:proofErr w:type="spellEnd"/>
      <w:r w:rsidRPr="00405522">
        <w:t xml:space="preserve"> </w:t>
      </w:r>
      <w:proofErr w:type="spellStart"/>
      <w:r w:rsidRPr="00405522">
        <w:t>testing</w:t>
      </w:r>
      <w:proofErr w:type="spellEnd"/>
      <w:r w:rsidRPr="00405522">
        <w:t xml:space="preserve"> </w:t>
      </w:r>
      <w:proofErr w:type="spellStart"/>
      <w:r w:rsidRPr="00405522">
        <w:t>tools</w:t>
      </w:r>
      <w:proofErr w:type="spellEnd"/>
      <w:r w:rsidRPr="00405522">
        <w:t>.(</w:t>
      </w:r>
      <w:proofErr w:type="spellStart"/>
      <w:r>
        <w:t>Katalon</w:t>
      </w:r>
      <w:proofErr w:type="spellEnd"/>
      <w:r w:rsidRPr="00405522">
        <w:t>)</w:t>
      </w:r>
    </w:p>
    <w:p w14:paraId="405DEFE1" w14:textId="4BE60157" w:rsidR="00FF52D8" w:rsidRDefault="00FF52D8" w:rsidP="000D5342">
      <w:pPr>
        <w:pStyle w:val="ListeParagraf"/>
        <w:numPr>
          <w:ilvl w:val="0"/>
          <w:numId w:val="42"/>
        </w:numPr>
      </w:pPr>
      <w:proofErr w:type="spellStart"/>
      <w:r w:rsidRPr="00FF52D8">
        <w:t>The</w:t>
      </w:r>
      <w:proofErr w:type="spellEnd"/>
      <w:r w:rsidRPr="00FF52D8">
        <w:t xml:space="preserve"> </w:t>
      </w:r>
      <w:proofErr w:type="spellStart"/>
      <w:r w:rsidRPr="00FF52D8">
        <w:t>password</w:t>
      </w:r>
      <w:proofErr w:type="spellEnd"/>
      <w:r w:rsidRPr="00FF52D8">
        <w:t xml:space="preserve"> </w:t>
      </w:r>
      <w:proofErr w:type="spellStart"/>
      <w:r w:rsidRPr="00FF52D8">
        <w:t>should</w:t>
      </w:r>
      <w:proofErr w:type="spellEnd"/>
      <w:r w:rsidRPr="00FF52D8">
        <w:t xml:space="preserve"> not be </w:t>
      </w:r>
      <w:proofErr w:type="spellStart"/>
      <w:r w:rsidRPr="00FF52D8">
        <w:t>less</w:t>
      </w:r>
      <w:proofErr w:type="spellEnd"/>
      <w:r w:rsidRPr="00FF52D8">
        <w:t xml:space="preserve"> </w:t>
      </w:r>
      <w:proofErr w:type="spellStart"/>
      <w:r w:rsidRPr="00FF52D8">
        <w:t>than</w:t>
      </w:r>
      <w:proofErr w:type="spellEnd"/>
      <w:r w:rsidRPr="00FF52D8">
        <w:t xml:space="preserve"> 8 </w:t>
      </w:r>
      <w:proofErr w:type="spellStart"/>
      <w:r w:rsidRPr="00FF52D8">
        <w:t>digits</w:t>
      </w:r>
      <w:proofErr w:type="spellEnd"/>
      <w:r w:rsidRPr="00FF52D8">
        <w:t xml:space="preserve">, </w:t>
      </w:r>
      <w:proofErr w:type="spellStart"/>
      <w:r w:rsidRPr="00FF52D8">
        <w:t>contain</w:t>
      </w:r>
      <w:proofErr w:type="spellEnd"/>
      <w:r w:rsidRPr="00FF52D8">
        <w:t xml:space="preserve"> </w:t>
      </w:r>
      <w:proofErr w:type="spellStart"/>
      <w:r w:rsidRPr="00FF52D8">
        <w:t>uppercase</w:t>
      </w:r>
      <w:proofErr w:type="spellEnd"/>
      <w:r w:rsidRPr="00FF52D8">
        <w:t xml:space="preserve">, </w:t>
      </w:r>
      <w:proofErr w:type="spellStart"/>
      <w:r w:rsidRPr="00FF52D8">
        <w:t>lowercase</w:t>
      </w:r>
      <w:proofErr w:type="spellEnd"/>
      <w:r w:rsidRPr="00FF52D8">
        <w:t xml:space="preserve"> </w:t>
      </w:r>
      <w:proofErr w:type="spellStart"/>
      <w:r w:rsidRPr="00FF52D8">
        <w:t>and</w:t>
      </w:r>
      <w:proofErr w:type="spellEnd"/>
      <w:r w:rsidRPr="00FF52D8">
        <w:t xml:space="preserve"> </w:t>
      </w:r>
      <w:proofErr w:type="spellStart"/>
      <w:r w:rsidRPr="00FF52D8">
        <w:t>special</w:t>
      </w:r>
      <w:proofErr w:type="spellEnd"/>
      <w:r w:rsidRPr="00FF52D8">
        <w:t xml:space="preserve"> </w:t>
      </w:r>
      <w:proofErr w:type="spellStart"/>
      <w:r w:rsidRPr="00FF52D8">
        <w:t>characters</w:t>
      </w:r>
      <w:proofErr w:type="spellEnd"/>
      <w:r w:rsidRPr="00FF52D8">
        <w:t xml:space="preserve">. </w:t>
      </w:r>
      <w:proofErr w:type="spellStart"/>
      <w:r w:rsidRPr="00FF52D8">
        <w:t>This</w:t>
      </w:r>
      <w:proofErr w:type="spellEnd"/>
      <w:r w:rsidRPr="00FF52D8">
        <w:t xml:space="preserve"> </w:t>
      </w:r>
      <w:proofErr w:type="spellStart"/>
      <w:r w:rsidRPr="00FF52D8">
        <w:t>will</w:t>
      </w:r>
      <w:proofErr w:type="spellEnd"/>
      <w:r w:rsidRPr="00FF52D8">
        <w:t xml:space="preserve"> be </w:t>
      </w:r>
      <w:proofErr w:type="spellStart"/>
      <w:r w:rsidRPr="00FF52D8">
        <w:t>tested</w:t>
      </w:r>
      <w:proofErr w:type="spellEnd"/>
      <w:r w:rsidRPr="00FF52D8">
        <w:t xml:space="preserve"> </w:t>
      </w:r>
      <w:proofErr w:type="spellStart"/>
      <w:r w:rsidRPr="00FF52D8">
        <w:t>by</w:t>
      </w:r>
      <w:proofErr w:type="spellEnd"/>
      <w:r w:rsidRPr="00FF52D8">
        <w:t xml:space="preserve"> </w:t>
      </w:r>
      <w:proofErr w:type="spellStart"/>
      <w:r w:rsidRPr="00FF52D8">
        <w:t>entering</w:t>
      </w:r>
      <w:proofErr w:type="spellEnd"/>
      <w:r w:rsidRPr="00FF52D8">
        <w:t xml:space="preserve"> data in </w:t>
      </w:r>
      <w:proofErr w:type="spellStart"/>
      <w:r w:rsidRPr="00FF52D8">
        <w:t>different</w:t>
      </w:r>
      <w:proofErr w:type="spellEnd"/>
      <w:r w:rsidRPr="00FF52D8">
        <w:t xml:space="preserve"> </w:t>
      </w:r>
      <w:proofErr w:type="spellStart"/>
      <w:r w:rsidRPr="00FF52D8">
        <w:t>ways</w:t>
      </w:r>
      <w:proofErr w:type="spellEnd"/>
      <w:r w:rsidRPr="00FF52D8">
        <w:t>.</w:t>
      </w:r>
    </w:p>
    <w:p w14:paraId="5B1C97F0" w14:textId="7356E6E2" w:rsidR="00FF52D8" w:rsidRDefault="00FF52D8" w:rsidP="000D5342">
      <w:pPr>
        <w:pStyle w:val="ListeParagraf"/>
        <w:numPr>
          <w:ilvl w:val="0"/>
          <w:numId w:val="42"/>
        </w:numPr>
      </w:pPr>
      <w:proofErr w:type="spellStart"/>
      <w:r w:rsidRPr="00FF52D8">
        <w:t>The</w:t>
      </w:r>
      <w:proofErr w:type="spellEnd"/>
      <w:r w:rsidRPr="00FF52D8">
        <w:t xml:space="preserve"> </w:t>
      </w:r>
      <w:proofErr w:type="spellStart"/>
      <w:r w:rsidRPr="00FF52D8">
        <w:t>phone</w:t>
      </w:r>
      <w:proofErr w:type="spellEnd"/>
      <w:r w:rsidRPr="00FF52D8">
        <w:t xml:space="preserve"> </w:t>
      </w:r>
      <w:proofErr w:type="spellStart"/>
      <w:r w:rsidRPr="00FF52D8">
        <w:t>number</w:t>
      </w:r>
      <w:proofErr w:type="spellEnd"/>
      <w:r w:rsidRPr="00FF52D8">
        <w:t xml:space="preserve"> </w:t>
      </w:r>
      <w:proofErr w:type="spellStart"/>
      <w:r w:rsidRPr="00FF52D8">
        <w:t>will</w:t>
      </w:r>
      <w:proofErr w:type="spellEnd"/>
      <w:r w:rsidRPr="00FF52D8">
        <w:t xml:space="preserve"> be </w:t>
      </w:r>
      <w:proofErr w:type="spellStart"/>
      <w:r w:rsidRPr="00FF52D8">
        <w:t>just</w:t>
      </w:r>
      <w:proofErr w:type="spellEnd"/>
      <w:r w:rsidRPr="00FF52D8">
        <w:t xml:space="preserve"> </w:t>
      </w:r>
      <w:proofErr w:type="spellStart"/>
      <w:r w:rsidRPr="00FF52D8">
        <w:t>the</w:t>
      </w:r>
      <w:proofErr w:type="spellEnd"/>
      <w:r w:rsidRPr="00FF52D8">
        <w:t xml:space="preserve"> </w:t>
      </w:r>
      <w:proofErr w:type="spellStart"/>
      <w:r w:rsidRPr="00FF52D8">
        <w:t>number</w:t>
      </w:r>
      <w:proofErr w:type="spellEnd"/>
      <w:r w:rsidRPr="00FF52D8">
        <w:t xml:space="preserve"> </w:t>
      </w:r>
      <w:proofErr w:type="spellStart"/>
      <w:r w:rsidRPr="00FF52D8">
        <w:t>and</w:t>
      </w:r>
      <w:proofErr w:type="spellEnd"/>
      <w:r w:rsidRPr="00FF52D8">
        <w:t xml:space="preserve"> </w:t>
      </w:r>
      <w:proofErr w:type="spellStart"/>
      <w:r w:rsidRPr="00FF52D8">
        <w:t>this</w:t>
      </w:r>
      <w:proofErr w:type="spellEnd"/>
      <w:r w:rsidRPr="00FF52D8">
        <w:t xml:space="preserve"> </w:t>
      </w:r>
      <w:proofErr w:type="spellStart"/>
      <w:r w:rsidRPr="00FF52D8">
        <w:t>will</w:t>
      </w:r>
      <w:proofErr w:type="spellEnd"/>
      <w:r w:rsidRPr="00FF52D8">
        <w:t xml:space="preserve"> be </w:t>
      </w:r>
      <w:proofErr w:type="spellStart"/>
      <w:r w:rsidRPr="00FF52D8">
        <w:t>tested</w:t>
      </w:r>
      <w:proofErr w:type="spellEnd"/>
      <w:r w:rsidRPr="00FF52D8">
        <w:t xml:space="preserve"> </w:t>
      </w:r>
      <w:proofErr w:type="spellStart"/>
      <w:r w:rsidRPr="00FF52D8">
        <w:t>by</w:t>
      </w:r>
      <w:proofErr w:type="spellEnd"/>
      <w:r w:rsidRPr="00FF52D8">
        <w:t xml:space="preserve"> </w:t>
      </w:r>
      <w:proofErr w:type="spellStart"/>
      <w:r w:rsidRPr="00FF52D8">
        <w:t>entering</w:t>
      </w:r>
      <w:proofErr w:type="spellEnd"/>
      <w:r w:rsidRPr="00FF52D8">
        <w:t xml:space="preserve"> </w:t>
      </w:r>
      <w:proofErr w:type="spellStart"/>
      <w:r w:rsidRPr="00FF52D8">
        <w:t>different</w:t>
      </w:r>
      <w:proofErr w:type="spellEnd"/>
      <w:r w:rsidRPr="00FF52D8">
        <w:t xml:space="preserve"> </w:t>
      </w:r>
      <w:proofErr w:type="spellStart"/>
      <w:r w:rsidRPr="00FF52D8">
        <w:t>digits</w:t>
      </w:r>
      <w:proofErr w:type="spellEnd"/>
      <w:r w:rsidRPr="00FF52D8">
        <w:t xml:space="preserve"> </w:t>
      </w:r>
      <w:proofErr w:type="spellStart"/>
      <w:r w:rsidRPr="00FF52D8">
        <w:t>starting</w:t>
      </w:r>
      <w:proofErr w:type="spellEnd"/>
      <w:r w:rsidRPr="00FF52D8">
        <w:t xml:space="preserve"> </w:t>
      </w:r>
      <w:proofErr w:type="spellStart"/>
      <w:r w:rsidRPr="00FF52D8">
        <w:t>with</w:t>
      </w:r>
      <w:proofErr w:type="spellEnd"/>
      <w:r w:rsidRPr="00FF52D8">
        <w:t xml:space="preserve"> </w:t>
      </w:r>
      <w:proofErr w:type="spellStart"/>
      <w:r w:rsidRPr="00FF52D8">
        <w:t>the</w:t>
      </w:r>
      <w:proofErr w:type="spellEnd"/>
      <w:r w:rsidRPr="00FF52D8">
        <w:t xml:space="preserve"> </w:t>
      </w:r>
      <w:proofErr w:type="spellStart"/>
      <w:r w:rsidRPr="00FF52D8">
        <w:t>number</w:t>
      </w:r>
      <w:proofErr w:type="spellEnd"/>
      <w:r w:rsidRPr="00FF52D8">
        <w:t xml:space="preserve"> 5.</w:t>
      </w:r>
    </w:p>
    <w:p w14:paraId="218B3E6A" w14:textId="3CBD9077" w:rsidR="00FF52D8" w:rsidRDefault="00FF52D8" w:rsidP="000D5342">
      <w:pPr>
        <w:pStyle w:val="ListeParagraf"/>
        <w:numPr>
          <w:ilvl w:val="0"/>
          <w:numId w:val="42"/>
        </w:numPr>
      </w:pPr>
      <w:proofErr w:type="spellStart"/>
      <w:r w:rsidRPr="00FF52D8">
        <w:t>It</w:t>
      </w:r>
      <w:proofErr w:type="spellEnd"/>
      <w:r w:rsidRPr="00FF52D8">
        <w:t xml:space="preserve"> </w:t>
      </w:r>
      <w:proofErr w:type="spellStart"/>
      <w:r w:rsidRPr="00FF52D8">
        <w:t>will</w:t>
      </w:r>
      <w:proofErr w:type="spellEnd"/>
      <w:r w:rsidRPr="00FF52D8">
        <w:t xml:space="preserve"> be </w:t>
      </w:r>
      <w:proofErr w:type="spellStart"/>
      <w:r w:rsidRPr="00FF52D8">
        <w:t>tested</w:t>
      </w:r>
      <w:proofErr w:type="spellEnd"/>
      <w:r w:rsidRPr="00FF52D8">
        <w:t xml:space="preserve"> </w:t>
      </w:r>
      <w:proofErr w:type="spellStart"/>
      <w:r w:rsidRPr="00FF52D8">
        <w:t>that</w:t>
      </w:r>
      <w:proofErr w:type="spellEnd"/>
      <w:r w:rsidRPr="00FF52D8">
        <w:t xml:space="preserve"> </w:t>
      </w:r>
      <w:proofErr w:type="spellStart"/>
      <w:r w:rsidRPr="00FF52D8">
        <w:t>the</w:t>
      </w:r>
      <w:proofErr w:type="spellEnd"/>
      <w:r w:rsidRPr="00FF52D8">
        <w:t xml:space="preserve"> user </w:t>
      </w:r>
      <w:proofErr w:type="spellStart"/>
      <w:r w:rsidRPr="00FF52D8">
        <w:t>cannot</w:t>
      </w:r>
      <w:proofErr w:type="spellEnd"/>
      <w:r w:rsidRPr="00FF52D8">
        <w:t xml:space="preserve"> </w:t>
      </w:r>
      <w:proofErr w:type="spellStart"/>
      <w:r w:rsidRPr="00FF52D8">
        <w:t>click</w:t>
      </w:r>
      <w:proofErr w:type="spellEnd"/>
      <w:r w:rsidRPr="00FF52D8">
        <w:t xml:space="preserve"> </w:t>
      </w:r>
      <w:proofErr w:type="spellStart"/>
      <w:r w:rsidRPr="00FF52D8">
        <w:t>the</w:t>
      </w:r>
      <w:proofErr w:type="spellEnd"/>
      <w:r w:rsidRPr="00FF52D8">
        <w:t xml:space="preserve"> </w:t>
      </w:r>
      <w:proofErr w:type="spellStart"/>
      <w:r w:rsidRPr="00FF52D8">
        <w:t>button</w:t>
      </w:r>
      <w:proofErr w:type="spellEnd"/>
      <w:r w:rsidRPr="00FF52D8">
        <w:t xml:space="preserve"> </w:t>
      </w:r>
      <w:proofErr w:type="spellStart"/>
      <w:r w:rsidRPr="00FF52D8">
        <w:t>without</w:t>
      </w:r>
      <w:proofErr w:type="spellEnd"/>
      <w:r w:rsidRPr="00FF52D8">
        <w:t xml:space="preserve"> </w:t>
      </w:r>
      <w:proofErr w:type="spellStart"/>
      <w:r w:rsidRPr="00FF52D8">
        <w:t>entering</w:t>
      </w:r>
      <w:proofErr w:type="spellEnd"/>
      <w:r w:rsidRPr="00FF52D8">
        <w:t xml:space="preserve"> </w:t>
      </w:r>
      <w:proofErr w:type="spellStart"/>
      <w:r w:rsidRPr="00FF52D8">
        <w:t>all</w:t>
      </w:r>
      <w:proofErr w:type="spellEnd"/>
      <w:r w:rsidRPr="00FF52D8">
        <w:t xml:space="preserve"> </w:t>
      </w:r>
      <w:proofErr w:type="spellStart"/>
      <w:r w:rsidRPr="00FF52D8">
        <w:t>the</w:t>
      </w:r>
      <w:proofErr w:type="spellEnd"/>
      <w:r w:rsidRPr="00FF52D8">
        <w:t xml:space="preserve"> </w:t>
      </w:r>
      <w:proofErr w:type="spellStart"/>
      <w:r w:rsidRPr="00FF52D8">
        <w:t>boxes</w:t>
      </w:r>
      <w:proofErr w:type="spellEnd"/>
      <w:r w:rsidRPr="00FF52D8">
        <w:t>.</w:t>
      </w:r>
    </w:p>
    <w:p w14:paraId="263FE2F1" w14:textId="4DAE2098" w:rsidR="00A022DF" w:rsidDel="00EB4385" w:rsidRDefault="00FF52D8" w:rsidP="00E17D62">
      <w:pPr>
        <w:pStyle w:val="ListeParagraf"/>
        <w:ind w:left="1068"/>
        <w:rPr>
          <w:del w:id="211" w:author="M.Ali FIRAT" w:date="2023-08-08T23:03:00Z"/>
          <w:sz w:val="40"/>
          <w:szCs w:val="40"/>
        </w:rPr>
        <w:pPrChange w:id="212" w:author="M.Ali FIRAT" w:date="2023-08-09T11:25:00Z">
          <w:pPr>
            <w:pStyle w:val="ListeParagraf"/>
            <w:numPr>
              <w:numId w:val="42"/>
            </w:numPr>
            <w:ind w:left="1068" w:hanging="360"/>
          </w:pPr>
        </w:pPrChange>
      </w:pPr>
      <w:del w:id="213" w:author="M.Ali FIRAT" w:date="2023-08-09T11:25:00Z">
        <w:r w:rsidRPr="00FF52D8" w:rsidDel="00E17D62">
          <w:lastRenderedPageBreak/>
          <w:delText>It will be tested whether it supports Turkish characters.</w:delText>
        </w:r>
      </w:del>
    </w:p>
    <w:p w14:paraId="210B33EE" w14:textId="77777777" w:rsidR="009634E4" w:rsidRPr="00EB4385" w:rsidDel="00EB4385" w:rsidRDefault="009634E4" w:rsidP="00E17D62">
      <w:pPr>
        <w:pStyle w:val="ListeParagraf"/>
        <w:ind w:left="1068"/>
        <w:rPr>
          <w:del w:id="214" w:author="M.Ali FIRAT" w:date="2023-08-08T23:03:00Z"/>
          <w:sz w:val="40"/>
          <w:szCs w:val="40"/>
          <w:rPrChange w:id="215" w:author="M.Ali FIRAT" w:date="2023-08-08T23:03:00Z">
            <w:rPr>
              <w:del w:id="216" w:author="M.Ali FIRAT" w:date="2023-08-08T23:03:00Z"/>
            </w:rPr>
          </w:rPrChange>
        </w:rPr>
        <w:pPrChange w:id="217" w:author="M.Ali FIRAT" w:date="2023-08-09T11:25:00Z">
          <w:pPr/>
        </w:pPrChange>
      </w:pPr>
    </w:p>
    <w:p w14:paraId="70F66F55" w14:textId="77777777" w:rsidR="009634E4" w:rsidDel="00EB4385" w:rsidRDefault="009634E4" w:rsidP="00E17D62">
      <w:pPr>
        <w:pStyle w:val="ListeParagraf"/>
        <w:ind w:left="1068"/>
        <w:rPr>
          <w:del w:id="218" w:author="M.Ali FIRAT" w:date="2023-08-08T23:03:00Z"/>
        </w:rPr>
        <w:pPrChange w:id="219" w:author="M.Ali FIRAT" w:date="2023-08-09T11:25:00Z">
          <w:pPr/>
        </w:pPrChange>
      </w:pPr>
    </w:p>
    <w:p w14:paraId="5DCBCAE0" w14:textId="77777777" w:rsidR="00577479" w:rsidDel="00E17D62" w:rsidRDefault="00577479" w:rsidP="00E17D62">
      <w:pPr>
        <w:pStyle w:val="ListeParagraf"/>
        <w:ind w:left="1068"/>
        <w:rPr>
          <w:del w:id="220" w:author="M.Ali FIRAT" w:date="2023-08-09T11:25:00Z"/>
        </w:rPr>
        <w:pPrChange w:id="221" w:author="M.Ali FIRAT" w:date="2023-08-09T11:25:00Z">
          <w:pPr/>
        </w:pPrChange>
      </w:pPr>
    </w:p>
    <w:p w14:paraId="1D7A8551" w14:textId="73EC7808" w:rsidR="000C2CBC" w:rsidRDefault="00605A6F" w:rsidP="000C2CBC">
      <w:pPr>
        <w:rPr>
          <w:sz w:val="40"/>
          <w:szCs w:val="40"/>
        </w:rPr>
      </w:pPr>
      <w:r>
        <w:rPr>
          <w:sz w:val="40"/>
          <w:szCs w:val="40"/>
        </w:rPr>
        <w:t>3</w:t>
      </w:r>
      <w:r w:rsidR="000C2CBC" w:rsidRPr="000C2CBC">
        <w:rPr>
          <w:sz w:val="40"/>
          <w:szCs w:val="40"/>
        </w:rPr>
        <w:t>-</w:t>
      </w:r>
      <w:r w:rsidR="000C2CBC">
        <w:rPr>
          <w:sz w:val="40"/>
          <w:szCs w:val="40"/>
        </w:rPr>
        <w:t xml:space="preserve">Solution </w:t>
      </w:r>
      <w:proofErr w:type="spellStart"/>
      <w:r w:rsidR="000C2CBC">
        <w:rPr>
          <w:sz w:val="40"/>
          <w:szCs w:val="40"/>
        </w:rPr>
        <w:t>Overview</w:t>
      </w:r>
      <w:proofErr w:type="spellEnd"/>
    </w:p>
    <w:p w14:paraId="527362B4" w14:textId="1D971952" w:rsidR="00775FBC" w:rsidRPr="00312E01" w:rsidRDefault="00605A6F" w:rsidP="00775FBC">
      <w:pPr>
        <w:ind w:firstLine="708"/>
        <w:rPr>
          <w:sz w:val="28"/>
          <w:szCs w:val="28"/>
        </w:rPr>
      </w:pPr>
      <w:r>
        <w:rPr>
          <w:sz w:val="28"/>
          <w:szCs w:val="28"/>
        </w:rPr>
        <w:t>3</w:t>
      </w:r>
      <w:r w:rsidR="000C2CBC" w:rsidRPr="00312E01">
        <w:rPr>
          <w:sz w:val="28"/>
          <w:szCs w:val="28"/>
        </w:rPr>
        <w:t>.1.</w:t>
      </w:r>
      <w:r w:rsidR="00775FBC" w:rsidRPr="00312E01">
        <w:rPr>
          <w:sz w:val="28"/>
          <w:szCs w:val="28"/>
        </w:rPr>
        <w:t xml:space="preserve">Mobil Solution </w:t>
      </w:r>
      <w:proofErr w:type="spellStart"/>
      <w:r w:rsidR="00775FBC" w:rsidRPr="00312E01">
        <w:rPr>
          <w:sz w:val="28"/>
          <w:szCs w:val="28"/>
        </w:rPr>
        <w:t>Overview</w:t>
      </w:r>
      <w:proofErr w:type="spellEnd"/>
    </w:p>
    <w:p w14:paraId="4A50AE5B" w14:textId="2EBB4005" w:rsidR="00775FBC" w:rsidRDefault="00775FBC" w:rsidP="00775FBC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      </w:t>
      </w:r>
      <w:r w:rsidR="00444D76">
        <w:rPr>
          <w:noProof/>
          <w:sz w:val="40"/>
          <w:szCs w:val="40"/>
        </w:rPr>
        <w:drawing>
          <wp:inline distT="0" distB="0" distL="0" distR="0" wp14:anchorId="45D933C5" wp14:editId="367B3811">
            <wp:extent cx="2614138" cy="5607904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138" cy="560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4D76">
        <w:rPr>
          <w:noProof/>
          <w:sz w:val="40"/>
          <w:szCs w:val="40"/>
        </w:rPr>
        <w:t xml:space="preserve">   </w:t>
      </w:r>
      <w:r w:rsidR="00444D76">
        <w:rPr>
          <w:noProof/>
          <w:sz w:val="40"/>
          <w:szCs w:val="40"/>
        </w:rPr>
        <w:drawing>
          <wp:inline distT="0" distB="0" distL="0" distR="0" wp14:anchorId="20D0C3A9" wp14:editId="757F7A14">
            <wp:extent cx="2610780" cy="560070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78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DFAC4" w14:textId="462CFAB1" w:rsidR="00775FBC" w:rsidRPr="00775FBC" w:rsidRDefault="00775FBC" w:rsidP="00775FBC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t xml:space="preserve">        </w:t>
      </w:r>
      <w:r w:rsidR="00312E01">
        <w:rPr>
          <w:noProof/>
          <w:sz w:val="20"/>
          <w:szCs w:val="20"/>
        </w:rPr>
        <w:t xml:space="preserve">           </w:t>
      </w:r>
      <w:r w:rsidR="00444D76">
        <w:rPr>
          <w:noProof/>
          <w:sz w:val="20"/>
          <w:szCs w:val="20"/>
        </w:rPr>
        <w:t xml:space="preserve">                  </w:t>
      </w:r>
      <w:r w:rsidR="00312E01">
        <w:rPr>
          <w:noProof/>
          <w:sz w:val="20"/>
          <w:szCs w:val="20"/>
        </w:rPr>
        <w:t>Figure. 1</w:t>
      </w:r>
      <w:r>
        <w:rPr>
          <w:noProof/>
          <w:sz w:val="20"/>
          <w:szCs w:val="20"/>
        </w:rPr>
        <w:t xml:space="preserve">  Mobil-Login                                                          </w:t>
      </w:r>
      <w:r w:rsidR="00605A6F">
        <w:rPr>
          <w:noProof/>
          <w:sz w:val="20"/>
          <w:szCs w:val="20"/>
        </w:rPr>
        <w:t xml:space="preserve">Figure.2  </w:t>
      </w:r>
      <w:r>
        <w:rPr>
          <w:noProof/>
          <w:sz w:val="20"/>
          <w:szCs w:val="20"/>
        </w:rPr>
        <w:t xml:space="preserve"> Mobil-Register</w:t>
      </w:r>
    </w:p>
    <w:p w14:paraId="48BAE6E5" w14:textId="4538B895" w:rsidR="00775FBC" w:rsidRDefault="00775FBC" w:rsidP="00775FBC">
      <w:pPr>
        <w:rPr>
          <w:noProof/>
          <w:sz w:val="40"/>
          <w:szCs w:val="40"/>
        </w:rPr>
      </w:pPr>
    </w:p>
    <w:p w14:paraId="2C0DFA5B" w14:textId="2F4A40D0" w:rsidR="00775FBC" w:rsidRDefault="00775FBC" w:rsidP="00775FBC">
      <w:pPr>
        <w:rPr>
          <w:noProof/>
          <w:sz w:val="40"/>
          <w:szCs w:val="40"/>
        </w:rPr>
      </w:pPr>
    </w:p>
    <w:p w14:paraId="4EA5378A" w14:textId="7B394276" w:rsidR="00775FBC" w:rsidRDefault="00A022DF" w:rsidP="00775FBC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029D82A" wp14:editId="49518CEF">
            <wp:extent cx="2348424" cy="6309360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287" cy="633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5FBC">
        <w:rPr>
          <w:noProof/>
          <w:sz w:val="40"/>
          <w:szCs w:val="40"/>
        </w:rPr>
        <w:t xml:space="preserve">          </w:t>
      </w:r>
      <w:r>
        <w:rPr>
          <w:noProof/>
          <w:sz w:val="40"/>
          <w:szCs w:val="40"/>
        </w:rPr>
        <w:drawing>
          <wp:inline distT="0" distB="0" distL="0" distR="0" wp14:anchorId="465AB023" wp14:editId="0F213B05">
            <wp:extent cx="2674620" cy="5737651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71" cy="57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29673" w14:textId="5D5F3C77" w:rsidR="00775FBC" w:rsidRPr="00775FBC" w:rsidRDefault="00775FBC" w:rsidP="00775FBC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t xml:space="preserve">                 </w:t>
      </w:r>
      <w:r w:rsidR="00605A6F">
        <w:rPr>
          <w:noProof/>
          <w:sz w:val="20"/>
          <w:szCs w:val="20"/>
        </w:rPr>
        <w:t xml:space="preserve">Figure.3 </w:t>
      </w:r>
      <w:r>
        <w:rPr>
          <w:noProof/>
          <w:sz w:val="20"/>
          <w:szCs w:val="20"/>
        </w:rPr>
        <w:t xml:space="preserve">User Interface                                                     </w:t>
      </w:r>
      <w:r w:rsidR="006D3A51">
        <w:rPr>
          <w:noProof/>
          <w:sz w:val="20"/>
          <w:szCs w:val="20"/>
        </w:rPr>
        <w:t xml:space="preserve">        </w:t>
      </w:r>
      <w:r w:rsidR="008613A6">
        <w:rPr>
          <w:noProof/>
          <w:sz w:val="20"/>
          <w:szCs w:val="20"/>
        </w:rPr>
        <w:t xml:space="preserve"> </w:t>
      </w:r>
      <w:r>
        <w:rPr>
          <w:noProof/>
          <w:sz w:val="20"/>
          <w:szCs w:val="20"/>
        </w:rPr>
        <w:t xml:space="preserve"> </w:t>
      </w:r>
      <w:r w:rsidR="00605A6F">
        <w:rPr>
          <w:noProof/>
          <w:sz w:val="20"/>
          <w:szCs w:val="20"/>
        </w:rPr>
        <w:t xml:space="preserve">Figure.4 </w:t>
      </w:r>
      <w:r>
        <w:rPr>
          <w:noProof/>
          <w:sz w:val="20"/>
          <w:szCs w:val="20"/>
        </w:rPr>
        <w:t>Forgot password</w:t>
      </w:r>
    </w:p>
    <w:p w14:paraId="4967113B" w14:textId="77777777" w:rsidR="008613A6" w:rsidRDefault="008613A6" w:rsidP="00775FBC">
      <w:pPr>
        <w:rPr>
          <w:noProof/>
          <w:sz w:val="40"/>
          <w:szCs w:val="40"/>
        </w:rPr>
      </w:pPr>
    </w:p>
    <w:p w14:paraId="668CC8D4" w14:textId="37C16473" w:rsidR="006D3A51" w:rsidRDefault="00444D76" w:rsidP="006D3A51">
      <w:pPr>
        <w:jc w:val="center"/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53C4600" wp14:editId="2F6BB88E">
            <wp:extent cx="2004060" cy="4299151"/>
            <wp:effectExtent l="0" t="0" r="0" b="635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865" cy="43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86364" w14:textId="0BC7017A" w:rsidR="003A4A0C" w:rsidRPr="006D3A51" w:rsidRDefault="006D3A51" w:rsidP="006D3A51">
      <w:pPr>
        <w:jc w:val="center"/>
        <w:rPr>
          <w:noProof/>
          <w:sz w:val="20"/>
          <w:szCs w:val="20"/>
        </w:rPr>
      </w:pPr>
      <w:r w:rsidRPr="006D3A51">
        <w:rPr>
          <w:noProof/>
          <w:sz w:val="20"/>
          <w:szCs w:val="20"/>
        </w:rPr>
        <w:t>Figure.</w:t>
      </w:r>
      <w:r>
        <w:rPr>
          <w:noProof/>
          <w:sz w:val="20"/>
          <w:szCs w:val="20"/>
        </w:rPr>
        <w:t>5</w:t>
      </w:r>
      <w:r w:rsidRPr="006D3A51">
        <w:rPr>
          <w:noProof/>
          <w:sz w:val="20"/>
          <w:szCs w:val="20"/>
        </w:rPr>
        <w:t xml:space="preserve"> Change Password</w:t>
      </w:r>
    </w:p>
    <w:p w14:paraId="6A95B551" w14:textId="4D692BF6" w:rsidR="00775FBC" w:rsidRDefault="00605A6F" w:rsidP="00775FBC">
      <w:pPr>
        <w:rPr>
          <w:sz w:val="40"/>
          <w:szCs w:val="40"/>
        </w:rPr>
      </w:pPr>
      <w:r>
        <w:rPr>
          <w:noProof/>
          <w:sz w:val="40"/>
          <w:szCs w:val="40"/>
        </w:rPr>
        <w:t>3</w:t>
      </w:r>
      <w:r w:rsidR="00775FBC">
        <w:rPr>
          <w:noProof/>
          <w:sz w:val="40"/>
          <w:szCs w:val="40"/>
        </w:rPr>
        <w:t>.2</w:t>
      </w:r>
      <w:r w:rsidR="00775FBC">
        <w:rPr>
          <w:sz w:val="40"/>
          <w:szCs w:val="40"/>
        </w:rPr>
        <w:t xml:space="preserve"> Web Solution </w:t>
      </w:r>
      <w:proofErr w:type="spellStart"/>
      <w:r w:rsidR="00775FBC">
        <w:rPr>
          <w:sz w:val="40"/>
          <w:szCs w:val="40"/>
        </w:rPr>
        <w:t>Overview</w:t>
      </w:r>
      <w:proofErr w:type="spellEnd"/>
    </w:p>
    <w:p w14:paraId="3A92E777" w14:textId="3CFB7BC1" w:rsidR="00775FBC" w:rsidRPr="000C2CBC" w:rsidRDefault="006D3A51" w:rsidP="000D5342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5385402" wp14:editId="586C3D05">
            <wp:extent cx="4853940" cy="3454557"/>
            <wp:effectExtent l="0" t="0" r="381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780" cy="348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34710" w14:textId="069CE2B9" w:rsidR="000C2CBC" w:rsidRPr="00775FBC" w:rsidRDefault="00605A6F" w:rsidP="000D5342">
      <w:pPr>
        <w:spacing w:line="256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t>Figure.</w:t>
      </w:r>
      <w:r w:rsidR="006D3A51">
        <w:rPr>
          <w:noProof/>
          <w:sz w:val="20"/>
          <w:szCs w:val="20"/>
        </w:rPr>
        <w:t>6</w:t>
      </w:r>
      <w:r>
        <w:rPr>
          <w:sz w:val="20"/>
          <w:szCs w:val="20"/>
        </w:rPr>
        <w:t xml:space="preserve"> </w:t>
      </w:r>
      <w:r w:rsidR="00775FBC">
        <w:rPr>
          <w:sz w:val="20"/>
          <w:szCs w:val="20"/>
        </w:rPr>
        <w:t xml:space="preserve"> </w:t>
      </w:r>
      <w:proofErr w:type="spellStart"/>
      <w:r w:rsidR="00775FBC">
        <w:rPr>
          <w:sz w:val="20"/>
          <w:szCs w:val="20"/>
        </w:rPr>
        <w:t>Login</w:t>
      </w:r>
      <w:proofErr w:type="spellEnd"/>
    </w:p>
    <w:p w14:paraId="0E647D20" w14:textId="13231A65" w:rsidR="00775FBC" w:rsidRDefault="00386BFF" w:rsidP="000D5342">
      <w:pPr>
        <w:spacing w:line="256" w:lineRule="auto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6B8E587" wp14:editId="5D14F0D8">
            <wp:extent cx="5760720" cy="409956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AA5D1" w14:textId="4BB27C74" w:rsidR="00775FBC" w:rsidRPr="00775FBC" w:rsidRDefault="00605A6F" w:rsidP="000D5342">
      <w:pPr>
        <w:spacing w:line="256" w:lineRule="auto"/>
        <w:jc w:val="center"/>
        <w:rPr>
          <w:noProof/>
          <w:sz w:val="20"/>
          <w:szCs w:val="20"/>
        </w:rPr>
      </w:pPr>
      <w:r>
        <w:rPr>
          <w:noProof/>
          <w:sz w:val="20"/>
          <w:szCs w:val="20"/>
        </w:rPr>
        <w:t>Figure.</w:t>
      </w:r>
      <w:r w:rsidR="006D3A51">
        <w:rPr>
          <w:noProof/>
          <w:sz w:val="20"/>
          <w:szCs w:val="20"/>
        </w:rPr>
        <w:t>7</w:t>
      </w:r>
      <w:r>
        <w:rPr>
          <w:noProof/>
          <w:sz w:val="20"/>
          <w:szCs w:val="20"/>
        </w:rPr>
        <w:t xml:space="preserve"> </w:t>
      </w:r>
      <w:r w:rsidR="00775FBC">
        <w:rPr>
          <w:noProof/>
          <w:sz w:val="20"/>
          <w:szCs w:val="20"/>
        </w:rPr>
        <w:t xml:space="preserve"> Forgot Password</w:t>
      </w:r>
    </w:p>
    <w:p w14:paraId="4B57E964" w14:textId="090EFE45" w:rsidR="00775FBC" w:rsidRDefault="006D3A51" w:rsidP="000D5342">
      <w:pPr>
        <w:spacing w:line="256" w:lineRule="auto"/>
        <w:jc w:val="center"/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AD73BFE" wp14:editId="5564C74D">
            <wp:extent cx="5215466" cy="3711856"/>
            <wp:effectExtent l="0" t="0" r="4445" b="317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698" cy="372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19EF3" w14:textId="195D5AE7" w:rsidR="00775FBC" w:rsidRDefault="00605A6F" w:rsidP="000D5342">
      <w:pPr>
        <w:spacing w:line="256" w:lineRule="auto"/>
        <w:jc w:val="center"/>
        <w:rPr>
          <w:noProof/>
          <w:sz w:val="20"/>
          <w:szCs w:val="20"/>
        </w:rPr>
      </w:pPr>
      <w:r>
        <w:rPr>
          <w:noProof/>
          <w:sz w:val="20"/>
          <w:szCs w:val="20"/>
        </w:rPr>
        <w:t>Figure.</w:t>
      </w:r>
      <w:r w:rsidR="006D3A51">
        <w:rPr>
          <w:noProof/>
          <w:sz w:val="20"/>
          <w:szCs w:val="20"/>
        </w:rPr>
        <w:t>8</w:t>
      </w:r>
      <w:r>
        <w:rPr>
          <w:noProof/>
          <w:sz w:val="20"/>
          <w:szCs w:val="20"/>
        </w:rPr>
        <w:t xml:space="preserve"> </w:t>
      </w:r>
      <w:r w:rsidR="00775FBC">
        <w:rPr>
          <w:noProof/>
          <w:sz w:val="20"/>
          <w:szCs w:val="20"/>
        </w:rPr>
        <w:t>Register</w:t>
      </w:r>
    </w:p>
    <w:p w14:paraId="5CC09B37" w14:textId="640F6AA4" w:rsidR="006D3A51" w:rsidRDefault="006D3A51" w:rsidP="000D5342">
      <w:pPr>
        <w:spacing w:line="256" w:lineRule="auto"/>
        <w:jc w:val="center"/>
        <w:rPr>
          <w:noProof/>
          <w:sz w:val="20"/>
          <w:szCs w:val="20"/>
        </w:rPr>
      </w:pPr>
    </w:p>
    <w:p w14:paraId="1218480C" w14:textId="75E0D5EE" w:rsidR="006D3A51" w:rsidRDefault="006D3A51" w:rsidP="000D5342">
      <w:pPr>
        <w:spacing w:line="256" w:lineRule="auto"/>
        <w:jc w:val="center"/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F0DDDB6" wp14:editId="655480DF">
            <wp:extent cx="5223933" cy="3717882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91" cy="372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C1361" w14:textId="2D75092A" w:rsidR="006D3A51" w:rsidRPr="00775FBC" w:rsidRDefault="006D3A51" w:rsidP="000D5342">
      <w:pPr>
        <w:spacing w:line="256" w:lineRule="auto"/>
        <w:jc w:val="center"/>
        <w:rPr>
          <w:noProof/>
          <w:sz w:val="20"/>
          <w:szCs w:val="20"/>
        </w:rPr>
      </w:pPr>
      <w:r>
        <w:rPr>
          <w:noProof/>
          <w:sz w:val="20"/>
          <w:szCs w:val="20"/>
        </w:rPr>
        <w:t>Figure.9  Change Password</w:t>
      </w:r>
    </w:p>
    <w:p w14:paraId="13B3F3ED" w14:textId="50FBFF4C" w:rsidR="00680F78" w:rsidRDefault="00386BFF" w:rsidP="000D5342">
      <w:pPr>
        <w:spacing w:line="256" w:lineRule="auto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F59FC0A" wp14:editId="14D10465">
            <wp:extent cx="4549140" cy="3809003"/>
            <wp:effectExtent l="0" t="0" r="3810" b="127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525" cy="383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72824" w14:textId="7DED6167" w:rsidR="003E78BC" w:rsidRPr="003E78BC" w:rsidDel="00010CF7" w:rsidRDefault="00605A6F" w:rsidP="000D5342">
      <w:pPr>
        <w:spacing w:line="256" w:lineRule="auto"/>
        <w:jc w:val="center"/>
        <w:rPr>
          <w:del w:id="222" w:author="M.Ali FIRAT" w:date="2023-08-08T14:15:00Z"/>
          <w:sz w:val="20"/>
          <w:szCs w:val="20"/>
        </w:rPr>
      </w:pPr>
      <w:r>
        <w:rPr>
          <w:noProof/>
          <w:sz w:val="20"/>
          <w:szCs w:val="20"/>
        </w:rPr>
        <w:t>Figure.</w:t>
      </w:r>
      <w:r w:rsidR="006D3A51">
        <w:rPr>
          <w:noProof/>
          <w:sz w:val="20"/>
          <w:szCs w:val="20"/>
        </w:rPr>
        <w:t>10</w:t>
      </w:r>
      <w:r w:rsidR="00775FBC">
        <w:rPr>
          <w:sz w:val="20"/>
          <w:szCs w:val="20"/>
        </w:rPr>
        <w:t xml:space="preserve"> User </w:t>
      </w:r>
      <w:proofErr w:type="spellStart"/>
      <w:r w:rsidR="00775FBC">
        <w:rPr>
          <w:sz w:val="20"/>
          <w:szCs w:val="20"/>
        </w:rPr>
        <w:t>Interface</w:t>
      </w:r>
      <w:proofErr w:type="spellEnd"/>
    </w:p>
    <w:p w14:paraId="7EAE08C1" w14:textId="77777777" w:rsidR="006D3A51" w:rsidRDefault="006D3A51">
      <w:pPr>
        <w:spacing w:line="256" w:lineRule="auto"/>
        <w:jc w:val="center"/>
        <w:rPr>
          <w:sz w:val="40"/>
          <w:szCs w:val="40"/>
        </w:rPr>
        <w:pPrChange w:id="223" w:author="M.Ali FIRAT" w:date="2023-08-08T14:15:00Z">
          <w:pPr>
            <w:spacing w:line="256" w:lineRule="auto"/>
          </w:pPr>
        </w:pPrChange>
      </w:pPr>
    </w:p>
    <w:p w14:paraId="3CEB6D63" w14:textId="2A688E8E" w:rsidR="00B11EB9" w:rsidRDefault="00B11EB9" w:rsidP="00680F78">
      <w:pPr>
        <w:spacing w:line="256" w:lineRule="auto"/>
        <w:rPr>
          <w:sz w:val="40"/>
          <w:szCs w:val="40"/>
        </w:rPr>
      </w:pPr>
      <w:r>
        <w:rPr>
          <w:sz w:val="40"/>
          <w:szCs w:val="40"/>
        </w:rPr>
        <w:t xml:space="preserve">3.3 Database Solution </w:t>
      </w:r>
      <w:proofErr w:type="spellStart"/>
      <w:r>
        <w:rPr>
          <w:sz w:val="40"/>
          <w:szCs w:val="40"/>
        </w:rPr>
        <w:t>Overview</w:t>
      </w:r>
      <w:proofErr w:type="spellEnd"/>
    </w:p>
    <w:p w14:paraId="5ADDB49C" w14:textId="25C5E6D5" w:rsidR="00B11EB9" w:rsidRDefault="00B11EB9">
      <w:pPr>
        <w:spacing w:line="256" w:lineRule="auto"/>
        <w:jc w:val="center"/>
        <w:rPr>
          <w:sz w:val="40"/>
          <w:szCs w:val="40"/>
        </w:rPr>
        <w:pPrChange w:id="224" w:author="M.Ali FIRAT" w:date="2023-08-08T14:14:00Z">
          <w:pPr>
            <w:spacing w:line="256" w:lineRule="auto"/>
          </w:pPr>
        </w:pPrChange>
      </w:pPr>
      <w:del w:id="225" w:author="M.Ali FIRAT" w:date="2023-08-08T14:14:00Z">
        <w:r w:rsidDel="00010CF7">
          <w:rPr>
            <w:noProof/>
            <w:sz w:val="40"/>
            <w:szCs w:val="40"/>
          </w:rPr>
          <w:lastRenderedPageBreak/>
          <w:drawing>
            <wp:inline distT="0" distB="0" distL="0" distR="0" wp14:anchorId="54E77ABD" wp14:editId="26E064ED">
              <wp:extent cx="5753100" cy="4069080"/>
              <wp:effectExtent l="0" t="0" r="0" b="7620"/>
              <wp:docPr id="10" name="Resim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3100" cy="4069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226" w:author="M.Ali FIRAT" w:date="2023-08-08T14:14:00Z">
        <w:r w:rsidR="00010CF7">
          <w:rPr>
            <w:noProof/>
            <w:sz w:val="40"/>
            <w:szCs w:val="40"/>
          </w:rPr>
          <w:drawing>
            <wp:inline distT="0" distB="0" distL="0" distR="0" wp14:anchorId="13DD6933" wp14:editId="20958B5D">
              <wp:extent cx="5098473" cy="4344248"/>
              <wp:effectExtent l="0" t="0" r="6985" b="0"/>
              <wp:docPr id="2" name="Resi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113455" cy="43570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D3B78F4" w14:textId="26439E59" w:rsidR="00B11EB9" w:rsidRPr="00386BFF" w:rsidRDefault="00B11EB9" w:rsidP="00386BFF">
      <w:pPr>
        <w:spacing w:line="256" w:lineRule="auto"/>
        <w:jc w:val="center"/>
        <w:rPr>
          <w:sz w:val="20"/>
          <w:szCs w:val="20"/>
        </w:rPr>
      </w:pPr>
      <w:proofErr w:type="spellStart"/>
      <w:r>
        <w:rPr>
          <w:sz w:val="20"/>
          <w:szCs w:val="20"/>
        </w:rPr>
        <w:t>Figure</w:t>
      </w:r>
      <w:proofErr w:type="spellEnd"/>
      <w:r>
        <w:rPr>
          <w:sz w:val="20"/>
          <w:szCs w:val="20"/>
        </w:rPr>
        <w:t xml:space="preserve"> 11 Database</w:t>
      </w:r>
    </w:p>
    <w:p w14:paraId="5EC566D9" w14:textId="6F29D605" w:rsidR="00497130" w:rsidRDefault="00605A6F" w:rsidP="00680F78">
      <w:pPr>
        <w:spacing w:line="256" w:lineRule="auto"/>
        <w:rPr>
          <w:sz w:val="40"/>
          <w:szCs w:val="40"/>
        </w:rPr>
      </w:pPr>
      <w:r>
        <w:rPr>
          <w:sz w:val="40"/>
          <w:szCs w:val="40"/>
        </w:rPr>
        <w:t>3</w:t>
      </w:r>
      <w:r w:rsidR="00775FBC" w:rsidRPr="00775FBC">
        <w:rPr>
          <w:sz w:val="40"/>
          <w:szCs w:val="40"/>
        </w:rPr>
        <w:t>.</w:t>
      </w:r>
      <w:r w:rsidR="00B11EB9">
        <w:rPr>
          <w:sz w:val="40"/>
          <w:szCs w:val="40"/>
        </w:rPr>
        <w:t>4</w:t>
      </w:r>
      <w:r w:rsidR="00775FBC">
        <w:rPr>
          <w:sz w:val="40"/>
          <w:szCs w:val="40"/>
        </w:rPr>
        <w:t xml:space="preserve"> High Level Design </w:t>
      </w:r>
      <w:proofErr w:type="spellStart"/>
      <w:r w:rsidR="00775FBC">
        <w:rPr>
          <w:sz w:val="40"/>
          <w:szCs w:val="40"/>
        </w:rPr>
        <w:t>Details</w:t>
      </w:r>
      <w:proofErr w:type="spellEnd"/>
    </w:p>
    <w:p w14:paraId="44C8530E" w14:textId="3861F26D" w:rsidR="00497130" w:rsidRDefault="00B0787F" w:rsidP="003E78BC">
      <w:pPr>
        <w:spacing w:line="256" w:lineRule="auto"/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0B6E1074" wp14:editId="492CC53D">
            <wp:extent cx="4419600" cy="2463615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1653" cy="247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EA19" w14:textId="3304697D" w:rsidR="00D93969" w:rsidRPr="003E78BC" w:rsidRDefault="00605A6F" w:rsidP="003E78BC">
      <w:pPr>
        <w:spacing w:line="256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t>Figure.</w:t>
      </w:r>
      <w:r w:rsidR="006D3A51">
        <w:rPr>
          <w:noProof/>
          <w:sz w:val="20"/>
          <w:szCs w:val="20"/>
        </w:rPr>
        <w:t>1</w:t>
      </w:r>
      <w:r w:rsidR="00B11EB9">
        <w:rPr>
          <w:noProof/>
          <w:sz w:val="20"/>
          <w:szCs w:val="20"/>
        </w:rPr>
        <w:t>2</w:t>
      </w:r>
      <w:r>
        <w:rPr>
          <w:noProof/>
          <w:sz w:val="20"/>
          <w:szCs w:val="20"/>
        </w:rPr>
        <w:t xml:space="preserve"> </w:t>
      </w:r>
      <w:r w:rsidR="003E78BC">
        <w:rPr>
          <w:sz w:val="20"/>
          <w:szCs w:val="20"/>
        </w:rPr>
        <w:t xml:space="preserve">Message Delivery </w:t>
      </w:r>
      <w:proofErr w:type="spellStart"/>
      <w:r w:rsidR="003E78BC">
        <w:rPr>
          <w:sz w:val="20"/>
          <w:szCs w:val="20"/>
        </w:rPr>
        <w:t>Diagram</w:t>
      </w:r>
      <w:proofErr w:type="spellEnd"/>
    </w:p>
    <w:p w14:paraId="7970FDE8" w14:textId="77777777" w:rsidR="00497130" w:rsidRDefault="00497130" w:rsidP="00D93969">
      <w:pPr>
        <w:spacing w:line="256" w:lineRule="auto"/>
        <w:jc w:val="center"/>
        <w:rPr>
          <w:noProof/>
          <w:sz w:val="40"/>
          <w:szCs w:val="40"/>
        </w:rPr>
      </w:pPr>
    </w:p>
    <w:p w14:paraId="6C3E0C38" w14:textId="757B6CC9" w:rsidR="00775FBC" w:rsidRDefault="00B0787F" w:rsidP="00497130">
      <w:pPr>
        <w:spacing w:line="256" w:lineRule="auto"/>
        <w:jc w:val="center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C0CC11A" wp14:editId="633D2535">
            <wp:extent cx="5760720" cy="3572510"/>
            <wp:effectExtent l="0" t="0" r="0" b="889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1CDD" w14:textId="586F2C07" w:rsidR="008613A6" w:rsidRDefault="00605A6F" w:rsidP="00386BFF">
      <w:pPr>
        <w:spacing w:line="256" w:lineRule="auto"/>
        <w:jc w:val="center"/>
        <w:rPr>
          <w:sz w:val="40"/>
          <w:szCs w:val="40"/>
        </w:rPr>
      </w:pPr>
      <w:r>
        <w:rPr>
          <w:noProof/>
          <w:sz w:val="20"/>
          <w:szCs w:val="20"/>
        </w:rPr>
        <w:t>Figure.1</w:t>
      </w:r>
      <w:r w:rsidR="00B11EB9">
        <w:rPr>
          <w:noProof/>
          <w:sz w:val="20"/>
          <w:szCs w:val="20"/>
        </w:rPr>
        <w:t>3</w:t>
      </w:r>
      <w:r>
        <w:rPr>
          <w:noProof/>
          <w:sz w:val="20"/>
          <w:szCs w:val="20"/>
        </w:rPr>
        <w:t xml:space="preserve"> </w:t>
      </w:r>
      <w:proofErr w:type="spellStart"/>
      <w:r w:rsidR="00497130">
        <w:rPr>
          <w:sz w:val="20"/>
          <w:szCs w:val="20"/>
        </w:rPr>
        <w:t>Oracle</w:t>
      </w:r>
      <w:proofErr w:type="spellEnd"/>
      <w:r w:rsidR="00497130">
        <w:rPr>
          <w:sz w:val="20"/>
          <w:szCs w:val="20"/>
        </w:rPr>
        <w:t xml:space="preserve"> Data </w:t>
      </w:r>
      <w:proofErr w:type="spellStart"/>
      <w:r w:rsidR="00497130">
        <w:rPr>
          <w:sz w:val="20"/>
          <w:szCs w:val="20"/>
        </w:rPr>
        <w:t>Sync</w:t>
      </w:r>
      <w:proofErr w:type="spellEnd"/>
    </w:p>
    <w:p w14:paraId="5BBE1C08" w14:textId="79DDB5ED" w:rsidR="008613A6" w:rsidRDefault="00B0787F" w:rsidP="00D93969">
      <w:pPr>
        <w:spacing w:line="256" w:lineRule="auto"/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20AD9FED" wp14:editId="0D1151E4">
            <wp:extent cx="5305735" cy="4198620"/>
            <wp:effectExtent l="0" t="0" r="9525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0530" cy="421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CFD6" w14:textId="679F3BA3" w:rsidR="00386BFF" w:rsidRDefault="00D93969" w:rsidP="00680F78">
      <w:pPr>
        <w:spacing w:line="256" w:lineRule="auto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</w:t>
      </w:r>
      <w:r>
        <w:rPr>
          <w:sz w:val="20"/>
          <w:szCs w:val="20"/>
        </w:rPr>
        <w:t>Figure.1</w:t>
      </w:r>
      <w:r w:rsidR="00B11EB9">
        <w:rPr>
          <w:sz w:val="20"/>
          <w:szCs w:val="20"/>
        </w:rPr>
        <w:t>4</w:t>
      </w:r>
      <w:r>
        <w:rPr>
          <w:sz w:val="20"/>
          <w:szCs w:val="20"/>
        </w:rPr>
        <w:t xml:space="preserve"> </w:t>
      </w:r>
    </w:p>
    <w:p w14:paraId="402F7532" w14:textId="68EFDADA" w:rsidR="00497130" w:rsidRDefault="00605A6F" w:rsidP="00680F78">
      <w:pPr>
        <w:spacing w:line="256" w:lineRule="auto"/>
        <w:rPr>
          <w:sz w:val="40"/>
          <w:szCs w:val="40"/>
        </w:rPr>
      </w:pPr>
      <w:r>
        <w:rPr>
          <w:sz w:val="40"/>
          <w:szCs w:val="40"/>
        </w:rPr>
        <w:lastRenderedPageBreak/>
        <w:t>4</w:t>
      </w:r>
      <w:r w:rsidR="003E78BC">
        <w:rPr>
          <w:sz w:val="40"/>
          <w:szCs w:val="40"/>
        </w:rPr>
        <w:t>.Diagram</w:t>
      </w:r>
    </w:p>
    <w:p w14:paraId="5BD2E8EF" w14:textId="592A0F39" w:rsidR="003E78BC" w:rsidRDefault="003E78BC" w:rsidP="003E78BC">
      <w:pPr>
        <w:spacing w:line="256" w:lineRule="auto"/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3B9B82FF" wp14:editId="5FC27C4F">
            <wp:extent cx="6132604" cy="2048933"/>
            <wp:effectExtent l="0" t="0" r="1905" b="889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04581" cy="207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F49E" w14:textId="5AA386A3" w:rsidR="003E78BC" w:rsidRDefault="00605A6F" w:rsidP="003E78BC">
      <w:pPr>
        <w:spacing w:line="256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t>Figure.1</w:t>
      </w:r>
      <w:r w:rsidR="00B11EB9">
        <w:rPr>
          <w:noProof/>
          <w:sz w:val="20"/>
          <w:szCs w:val="20"/>
        </w:rPr>
        <w:t>5</w:t>
      </w:r>
      <w:r w:rsidR="003E78BC">
        <w:rPr>
          <w:sz w:val="20"/>
          <w:szCs w:val="20"/>
        </w:rPr>
        <w:t xml:space="preserve"> (</w:t>
      </w:r>
      <w:proofErr w:type="spellStart"/>
      <w:r w:rsidR="00312E01">
        <w:rPr>
          <w:sz w:val="20"/>
          <w:szCs w:val="20"/>
        </w:rPr>
        <w:t>Login</w:t>
      </w:r>
      <w:proofErr w:type="spellEnd"/>
      <w:r w:rsidR="00312E01">
        <w:rPr>
          <w:sz w:val="20"/>
          <w:szCs w:val="20"/>
        </w:rPr>
        <w:t>/</w:t>
      </w:r>
      <w:proofErr w:type="spellStart"/>
      <w:r w:rsidR="003E78BC" w:rsidRPr="003E78BC">
        <w:rPr>
          <w:sz w:val="20"/>
          <w:szCs w:val="20"/>
        </w:rPr>
        <w:t>Forgot</w:t>
      </w:r>
      <w:proofErr w:type="spellEnd"/>
      <w:r w:rsidR="003E78BC" w:rsidRPr="003E78BC">
        <w:rPr>
          <w:sz w:val="20"/>
          <w:szCs w:val="20"/>
        </w:rPr>
        <w:t xml:space="preserve"> </w:t>
      </w:r>
      <w:proofErr w:type="spellStart"/>
      <w:r w:rsidR="003E78BC" w:rsidRPr="003E78BC">
        <w:rPr>
          <w:sz w:val="20"/>
          <w:szCs w:val="20"/>
        </w:rPr>
        <w:t>password</w:t>
      </w:r>
      <w:proofErr w:type="spellEnd"/>
      <w:r w:rsidR="003E78BC">
        <w:rPr>
          <w:sz w:val="20"/>
          <w:szCs w:val="20"/>
        </w:rPr>
        <w:t>)</w:t>
      </w:r>
    </w:p>
    <w:p w14:paraId="5684426F" w14:textId="638B208E" w:rsidR="003E78BC" w:rsidRDefault="00312E01" w:rsidP="003E78BC">
      <w:pPr>
        <w:spacing w:line="256" w:lineRule="auto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57C3A409" wp14:editId="444FA717">
            <wp:extent cx="5128260" cy="3329526"/>
            <wp:effectExtent l="0" t="0" r="0" b="444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338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D9ED" w14:textId="4E70FF52" w:rsidR="00312E01" w:rsidRPr="003E78BC" w:rsidRDefault="00605A6F" w:rsidP="003E78BC">
      <w:pPr>
        <w:spacing w:line="256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t>Figure.1</w:t>
      </w:r>
      <w:r w:rsidR="00B11EB9">
        <w:rPr>
          <w:noProof/>
          <w:sz w:val="20"/>
          <w:szCs w:val="20"/>
        </w:rPr>
        <w:t>6</w:t>
      </w:r>
      <w:r>
        <w:rPr>
          <w:noProof/>
          <w:sz w:val="20"/>
          <w:szCs w:val="20"/>
        </w:rPr>
        <w:t xml:space="preserve">   </w:t>
      </w:r>
      <w:r w:rsidR="00312E01">
        <w:rPr>
          <w:sz w:val="20"/>
          <w:szCs w:val="20"/>
        </w:rPr>
        <w:t>(</w:t>
      </w:r>
      <w:proofErr w:type="spellStart"/>
      <w:r w:rsidR="00312E01">
        <w:rPr>
          <w:sz w:val="20"/>
          <w:szCs w:val="20"/>
        </w:rPr>
        <w:t>Register</w:t>
      </w:r>
      <w:proofErr w:type="spellEnd"/>
      <w:r w:rsidR="00312E01">
        <w:rPr>
          <w:sz w:val="20"/>
          <w:szCs w:val="20"/>
        </w:rPr>
        <w:t>)</w:t>
      </w:r>
    </w:p>
    <w:p w14:paraId="03482E93" w14:textId="5D4570F5" w:rsidR="003E78BC" w:rsidRDefault="00312E01" w:rsidP="00605A6F">
      <w:pPr>
        <w:spacing w:line="256" w:lineRule="auto"/>
        <w:jc w:val="center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25D5F55" wp14:editId="1ED342D8">
            <wp:extent cx="4716780" cy="4793729"/>
            <wp:effectExtent l="0" t="0" r="7620" b="698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1683" cy="482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D44B" w14:textId="5FFFBA0A" w:rsidR="00A01E16" w:rsidRDefault="00605A6F" w:rsidP="00D93969">
      <w:pPr>
        <w:spacing w:line="256" w:lineRule="auto"/>
        <w:jc w:val="center"/>
        <w:rPr>
          <w:sz w:val="40"/>
          <w:szCs w:val="40"/>
        </w:rPr>
      </w:pPr>
      <w:r>
        <w:rPr>
          <w:noProof/>
          <w:sz w:val="20"/>
          <w:szCs w:val="20"/>
        </w:rPr>
        <w:t>Figure.1</w:t>
      </w:r>
      <w:r w:rsidR="00B11EB9">
        <w:rPr>
          <w:noProof/>
          <w:sz w:val="20"/>
          <w:szCs w:val="20"/>
        </w:rPr>
        <w:t>7</w:t>
      </w:r>
      <w:r>
        <w:rPr>
          <w:noProof/>
          <w:sz w:val="20"/>
          <w:szCs w:val="20"/>
        </w:rPr>
        <w:t xml:space="preserve"> </w:t>
      </w:r>
      <w:proofErr w:type="spellStart"/>
      <w:r w:rsidR="00312E01" w:rsidRPr="00312E01">
        <w:rPr>
          <w:sz w:val="20"/>
          <w:szCs w:val="20"/>
        </w:rPr>
        <w:t>FlowChart</w:t>
      </w:r>
      <w:proofErr w:type="spellEnd"/>
    </w:p>
    <w:p w14:paraId="5EFF779D" w14:textId="47D5E57C" w:rsidR="00A01E16" w:rsidRDefault="00A01E16" w:rsidP="00F107C4">
      <w:pPr>
        <w:spacing w:line="256" w:lineRule="auto"/>
        <w:rPr>
          <w:sz w:val="40"/>
          <w:szCs w:val="40"/>
        </w:rPr>
      </w:pPr>
      <w:r w:rsidRPr="00F107C4">
        <w:rPr>
          <w:sz w:val="40"/>
          <w:szCs w:val="40"/>
        </w:rPr>
        <w:t>5.</w:t>
      </w:r>
      <w:r>
        <w:rPr>
          <w:sz w:val="40"/>
          <w:szCs w:val="40"/>
        </w:rPr>
        <w:t xml:space="preserve">End </w:t>
      </w:r>
      <w:proofErr w:type="spellStart"/>
      <w:r>
        <w:rPr>
          <w:sz w:val="40"/>
          <w:szCs w:val="40"/>
        </w:rPr>
        <w:t>to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End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Use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Cases</w:t>
      </w:r>
      <w:proofErr w:type="spellEnd"/>
    </w:p>
    <w:p w14:paraId="4A4ECBE3" w14:textId="1E6A8F5F" w:rsidR="00F107C4" w:rsidRPr="008613A6" w:rsidRDefault="00F107C4" w:rsidP="008613A6">
      <w:pPr>
        <w:widowControl w:val="0"/>
        <w:tabs>
          <w:tab w:val="left" w:pos="950"/>
        </w:tabs>
        <w:autoSpaceDE w:val="0"/>
        <w:autoSpaceDN w:val="0"/>
        <w:spacing w:after="0" w:line="240" w:lineRule="auto"/>
        <w:ind w:left="228"/>
        <w:rPr>
          <w:b/>
          <w:sz w:val="24"/>
        </w:rPr>
      </w:pPr>
      <w:r>
        <w:rPr>
          <w:b/>
          <w:sz w:val="24"/>
        </w:rPr>
        <w:t>5.1.</w:t>
      </w:r>
      <w:r w:rsidRPr="00F107C4">
        <w:rPr>
          <w:b/>
          <w:sz w:val="24"/>
        </w:rPr>
        <w:t xml:space="preserve"> </w:t>
      </w:r>
      <w:proofErr w:type="spellStart"/>
      <w:r w:rsidRPr="008613A6">
        <w:rPr>
          <w:b/>
          <w:sz w:val="24"/>
        </w:rPr>
        <w:t>Use</w:t>
      </w:r>
      <w:proofErr w:type="spellEnd"/>
      <w:r w:rsidRPr="008613A6">
        <w:rPr>
          <w:b/>
          <w:spacing w:val="-1"/>
          <w:sz w:val="24"/>
        </w:rPr>
        <w:t xml:space="preserve"> </w:t>
      </w:r>
      <w:r w:rsidRPr="008613A6">
        <w:rPr>
          <w:b/>
          <w:sz w:val="24"/>
        </w:rPr>
        <w:t>Case</w:t>
      </w:r>
      <w:r w:rsidRPr="008613A6">
        <w:rPr>
          <w:b/>
          <w:spacing w:val="-2"/>
          <w:sz w:val="24"/>
        </w:rPr>
        <w:t xml:space="preserve"> </w:t>
      </w:r>
      <w:r w:rsidRPr="008613A6">
        <w:rPr>
          <w:b/>
          <w:sz w:val="24"/>
        </w:rPr>
        <w:t>1</w:t>
      </w:r>
    </w:p>
    <w:p w14:paraId="4BF0B308" w14:textId="77777777" w:rsidR="00F107C4" w:rsidRDefault="00F107C4" w:rsidP="00F107C4">
      <w:pPr>
        <w:pStyle w:val="GvdeMetni"/>
        <w:rPr>
          <w:rFonts w:ascii="Arial"/>
          <w:b/>
          <w:sz w:val="6"/>
        </w:rPr>
      </w:pPr>
    </w:p>
    <w:tbl>
      <w:tblPr>
        <w:tblStyle w:val="TableNormal"/>
        <w:tblW w:w="0" w:type="auto"/>
        <w:tblInd w:w="24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15"/>
        <w:gridCol w:w="7448"/>
      </w:tblGrid>
      <w:tr w:rsidR="00F107C4" w14:paraId="58821900" w14:textId="77777777" w:rsidTr="00B94707">
        <w:trPr>
          <w:trHeight w:val="349"/>
        </w:trPr>
        <w:tc>
          <w:tcPr>
            <w:tcW w:w="1815" w:type="dxa"/>
            <w:shd w:val="clear" w:color="auto" w:fill="CCCCCC"/>
          </w:tcPr>
          <w:p w14:paraId="6C112580" w14:textId="77777777" w:rsidR="00F107C4" w:rsidRDefault="00F107C4" w:rsidP="00B94707">
            <w:pPr>
              <w:pStyle w:val="TableParagraph"/>
              <w:spacing w:line="224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Summary</w:t>
            </w:r>
          </w:p>
        </w:tc>
        <w:tc>
          <w:tcPr>
            <w:tcW w:w="7448" w:type="dxa"/>
          </w:tcPr>
          <w:p w14:paraId="68D89968" w14:textId="77777777" w:rsidR="00F107C4" w:rsidRDefault="00F107C4" w:rsidP="00B94707">
            <w:pPr>
              <w:pStyle w:val="TableParagraph"/>
              <w:spacing w:before="2"/>
              <w:ind w:left="112"/>
              <w:rPr>
                <w:sz w:val="20"/>
              </w:rPr>
            </w:pPr>
            <w:r>
              <w:rPr>
                <w:sz w:val="20"/>
              </w:rPr>
              <w:t>Successful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</w:p>
        </w:tc>
      </w:tr>
      <w:tr w:rsidR="00F107C4" w14:paraId="6875C1DB" w14:textId="77777777" w:rsidTr="00B94707">
        <w:trPr>
          <w:trHeight w:val="810"/>
        </w:trPr>
        <w:tc>
          <w:tcPr>
            <w:tcW w:w="1815" w:type="dxa"/>
            <w:shd w:val="clear" w:color="auto" w:fill="CCCCCC"/>
          </w:tcPr>
          <w:p w14:paraId="1205F643" w14:textId="77777777" w:rsidR="00F107C4" w:rsidRDefault="00F107C4" w:rsidP="00B94707">
            <w:pPr>
              <w:pStyle w:val="TableParagraph"/>
              <w:ind w:left="107" w:right="45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Impacted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System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Components</w:t>
            </w:r>
          </w:p>
        </w:tc>
        <w:tc>
          <w:tcPr>
            <w:tcW w:w="7448" w:type="dxa"/>
          </w:tcPr>
          <w:p w14:paraId="09C512FA" w14:textId="0F89E938" w:rsidR="00F107C4" w:rsidRDefault="00F107C4" w:rsidP="00B94707">
            <w:pPr>
              <w:pStyle w:val="TableParagraph"/>
              <w:spacing w:before="2"/>
              <w:ind w:left="112"/>
              <w:rPr>
                <w:sz w:val="20"/>
              </w:rPr>
            </w:pPr>
            <w:r>
              <w:rPr>
                <w:sz w:val="20"/>
              </w:rPr>
              <w:t>OCS, DGW, MW,AOM,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HAZELCAST, VOLTDB,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KAFKA</w:t>
            </w:r>
          </w:p>
        </w:tc>
      </w:tr>
      <w:tr w:rsidR="00F107C4" w14:paraId="54EDD5C9" w14:textId="77777777" w:rsidTr="00B94707">
        <w:trPr>
          <w:trHeight w:val="628"/>
        </w:trPr>
        <w:tc>
          <w:tcPr>
            <w:tcW w:w="1815" w:type="dxa"/>
            <w:shd w:val="clear" w:color="auto" w:fill="CCCCCC"/>
          </w:tcPr>
          <w:p w14:paraId="089AE1E0" w14:textId="77777777" w:rsidR="00F107C4" w:rsidRDefault="00F107C4" w:rsidP="00B94707">
            <w:pPr>
              <w:pStyle w:val="TableParagraph"/>
              <w:spacing w:line="224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Pre-conditions</w:t>
            </w:r>
          </w:p>
        </w:tc>
        <w:tc>
          <w:tcPr>
            <w:tcW w:w="7448" w:type="dxa"/>
          </w:tcPr>
          <w:p w14:paraId="38D816C2" w14:textId="77777777" w:rsidR="00F107C4" w:rsidRDefault="00F107C4" w:rsidP="00B94707">
            <w:pPr>
              <w:pStyle w:val="TableParagraph"/>
              <w:spacing w:before="3" w:line="244" w:lineRule="auto"/>
              <w:ind w:left="112"/>
            </w:pPr>
            <w:r>
              <w:t>In</w:t>
            </w:r>
            <w:r>
              <w:rPr>
                <w:spacing w:val="2"/>
              </w:rPr>
              <w:t xml:space="preserve"> </w:t>
            </w:r>
            <w:r>
              <w:t>order</w:t>
            </w:r>
            <w:r>
              <w:rPr>
                <w:spacing w:val="-5"/>
              </w:rPr>
              <w:t xml:space="preserve"> </w:t>
            </w:r>
            <w:r>
              <w:t>for the</w:t>
            </w:r>
            <w:r>
              <w:rPr>
                <w:spacing w:val="-2"/>
              </w:rPr>
              <w:t xml:space="preserve"> </w:t>
            </w:r>
            <w:r>
              <w:t>subscriber to</w:t>
            </w:r>
            <w:r>
              <w:rPr>
                <w:spacing w:val="-2"/>
              </w:rPr>
              <w:t xml:space="preserve"> </w:t>
            </w:r>
            <w:r>
              <w:t>log</w:t>
            </w:r>
            <w:r>
              <w:rPr>
                <w:spacing w:val="-2"/>
              </w:rPr>
              <w:t xml:space="preserve"> </w:t>
            </w:r>
            <w:r>
              <w:t>into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system successfully,</w:t>
            </w:r>
            <w:r>
              <w:rPr>
                <w:spacing w:val="7"/>
              </w:rPr>
              <w:t xml:space="preserve"> </w:t>
            </w:r>
            <w:r>
              <w:t>users</w:t>
            </w:r>
            <w:r>
              <w:rPr>
                <w:spacing w:val="2"/>
              </w:rPr>
              <w:t xml:space="preserve"> </w:t>
            </w:r>
            <w:r>
              <w:t>must</w:t>
            </w:r>
            <w:r>
              <w:rPr>
                <w:spacing w:val="-56"/>
              </w:rPr>
              <w:t xml:space="preserve"> </w:t>
            </w:r>
            <w:r>
              <w:t>enter</w:t>
            </w:r>
            <w:r>
              <w:rPr>
                <w:spacing w:val="1"/>
              </w:rPr>
              <w:t xml:space="preserve"> </w:t>
            </w:r>
            <w:r>
              <w:t>her/his information</w:t>
            </w:r>
            <w:r>
              <w:rPr>
                <w:spacing w:val="5"/>
              </w:rPr>
              <w:t xml:space="preserve"> </w:t>
            </w:r>
            <w:r>
              <w:t>correctly.</w:t>
            </w:r>
          </w:p>
        </w:tc>
      </w:tr>
      <w:tr w:rsidR="00F107C4" w14:paraId="42F73FA0" w14:textId="77777777" w:rsidTr="00B94707">
        <w:trPr>
          <w:trHeight w:val="349"/>
        </w:trPr>
        <w:tc>
          <w:tcPr>
            <w:tcW w:w="1815" w:type="dxa"/>
            <w:shd w:val="clear" w:color="auto" w:fill="CCCCCC"/>
          </w:tcPr>
          <w:p w14:paraId="432F5A88" w14:textId="77777777" w:rsidR="00F107C4" w:rsidRDefault="00F107C4" w:rsidP="00B94707">
            <w:pPr>
              <w:pStyle w:val="TableParagraph"/>
              <w:spacing w:line="224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Post-conditions</w:t>
            </w:r>
          </w:p>
        </w:tc>
        <w:tc>
          <w:tcPr>
            <w:tcW w:w="7448" w:type="dxa"/>
          </w:tcPr>
          <w:p w14:paraId="0AB0FD6F" w14:textId="77777777" w:rsidR="00F107C4" w:rsidRDefault="00F107C4" w:rsidP="00B94707">
            <w:pPr>
              <w:pStyle w:val="TableParagraph"/>
              <w:spacing w:line="247" w:lineRule="exact"/>
              <w:ind w:left="112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continues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log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4"/>
              </w:rPr>
              <w:t xml:space="preserve"> </w:t>
            </w:r>
            <w:r>
              <w:t>system with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new</w:t>
            </w:r>
            <w:r>
              <w:rPr>
                <w:spacing w:val="-3"/>
              </w:rPr>
              <w:t xml:space="preserve"> </w:t>
            </w:r>
            <w:r>
              <w:t>password.</w:t>
            </w:r>
          </w:p>
        </w:tc>
      </w:tr>
      <w:tr w:rsidR="00F107C4" w14:paraId="5F63FBF6" w14:textId="77777777" w:rsidTr="00B94707">
        <w:trPr>
          <w:trHeight w:val="1699"/>
        </w:trPr>
        <w:tc>
          <w:tcPr>
            <w:tcW w:w="1815" w:type="dxa"/>
            <w:shd w:val="clear" w:color="auto" w:fill="CCCCCC"/>
          </w:tcPr>
          <w:p w14:paraId="2250AEB9" w14:textId="77777777" w:rsidR="00F107C4" w:rsidRDefault="00F107C4" w:rsidP="00B94707">
            <w:pPr>
              <w:pStyle w:val="TableParagraph"/>
              <w:ind w:left="107" w:right="35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Main Success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Scenario</w:t>
            </w:r>
          </w:p>
        </w:tc>
        <w:tc>
          <w:tcPr>
            <w:tcW w:w="7448" w:type="dxa"/>
          </w:tcPr>
          <w:p w14:paraId="0C4BC1A2" w14:textId="77777777" w:rsidR="00F107C4" w:rsidRDefault="00F107C4" w:rsidP="00B94707">
            <w:pPr>
              <w:pStyle w:val="TableParagraph"/>
              <w:spacing w:before="61" w:line="244" w:lineRule="auto"/>
              <w:ind w:left="112" w:right="534"/>
            </w:pPr>
            <w:r>
              <w:t>1-User enters his/her phone number and password information on the</w:t>
            </w:r>
            <w:r>
              <w:rPr>
                <w:spacing w:val="-56"/>
              </w:rPr>
              <w:t xml:space="preserve"> </w:t>
            </w:r>
            <w:r>
              <w:t>Login</w:t>
            </w:r>
            <w:r>
              <w:rPr>
                <w:spacing w:val="-1"/>
              </w:rPr>
              <w:t xml:space="preserve"> </w:t>
            </w:r>
            <w:r>
              <w:t>Screen and</w:t>
            </w:r>
            <w:r>
              <w:rPr>
                <w:spacing w:val="5"/>
              </w:rPr>
              <w:t xml:space="preserve"> </w:t>
            </w:r>
            <w:r>
              <w:t>clicks</w:t>
            </w:r>
            <w:r>
              <w:rPr>
                <w:spacing w:val="-1"/>
              </w:rPr>
              <w:t xml:space="preserve"> </w:t>
            </w:r>
            <w:r>
              <w:t>Login</w:t>
            </w:r>
            <w:r>
              <w:rPr>
                <w:spacing w:val="-1"/>
              </w:rPr>
              <w:t xml:space="preserve"> </w:t>
            </w:r>
            <w:r>
              <w:t>button.</w:t>
            </w:r>
          </w:p>
          <w:p w14:paraId="51500FD5" w14:textId="77777777" w:rsidR="00F107C4" w:rsidRDefault="00F107C4" w:rsidP="00B94707">
            <w:pPr>
              <w:pStyle w:val="TableParagraph"/>
              <w:spacing w:before="2"/>
              <w:rPr>
                <w:rFonts w:ascii="Arial"/>
                <w:b/>
                <w:sz w:val="32"/>
              </w:rPr>
            </w:pPr>
          </w:p>
          <w:p w14:paraId="077C5020" w14:textId="77777777" w:rsidR="00F107C4" w:rsidRDefault="00F107C4" w:rsidP="00B94707">
            <w:pPr>
              <w:pStyle w:val="TableParagraph"/>
              <w:spacing w:before="1"/>
              <w:ind w:left="112"/>
            </w:pPr>
            <w:r>
              <w:t>2-A</w:t>
            </w:r>
            <w:r>
              <w:rPr>
                <w:spacing w:val="2"/>
              </w:rPr>
              <w:t xml:space="preserve"> </w:t>
            </w:r>
            <w:r>
              <w:t>check</w:t>
            </w:r>
            <w:r>
              <w:rPr>
                <w:spacing w:val="-5"/>
              </w:rPr>
              <w:t xml:space="preserve"> </w:t>
            </w:r>
            <w:r>
              <w:t>is made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3"/>
              </w:rPr>
              <w:t xml:space="preserve"> </w:t>
            </w:r>
            <w:r>
              <w:t>match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1"/>
              </w:rPr>
              <w:t xml:space="preserve"> </w:t>
            </w:r>
            <w:r>
              <w:t>data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database</w:t>
            </w:r>
            <w:r>
              <w:rPr>
                <w:spacing w:val="2"/>
              </w:rPr>
              <w:t xml:space="preserve"> </w:t>
            </w:r>
            <w:r>
              <w:t>with</w:t>
            </w:r>
            <w:r>
              <w:rPr>
                <w:spacing w:val="2"/>
              </w:rPr>
              <w:t xml:space="preserve"> </w:t>
            </w:r>
            <w:r>
              <w:t>the</w:t>
            </w:r>
          </w:p>
          <w:p w14:paraId="471A84C3" w14:textId="77777777" w:rsidR="00F107C4" w:rsidRDefault="00F107C4" w:rsidP="00B94707">
            <w:pPr>
              <w:pStyle w:val="TableParagraph"/>
              <w:spacing w:line="250" w:lineRule="atLeast"/>
              <w:ind w:left="112" w:right="546"/>
            </w:pPr>
            <w:r>
              <w:t>entered information. If the information is correct, the user logs into the</w:t>
            </w:r>
            <w:r>
              <w:rPr>
                <w:spacing w:val="-56"/>
              </w:rPr>
              <w:t xml:space="preserve"> </w:t>
            </w:r>
            <w:r>
              <w:t>system.</w:t>
            </w:r>
          </w:p>
        </w:tc>
      </w:tr>
    </w:tbl>
    <w:p w14:paraId="19C60561" w14:textId="77777777" w:rsidR="00F107C4" w:rsidRDefault="00F107C4" w:rsidP="00F107C4">
      <w:pPr>
        <w:pStyle w:val="GvdeMetni"/>
        <w:rPr>
          <w:rFonts w:ascii="Arial"/>
          <w:b/>
        </w:rPr>
      </w:pPr>
    </w:p>
    <w:p w14:paraId="5CC91B20" w14:textId="77777777" w:rsidR="00F107C4" w:rsidRDefault="00F107C4" w:rsidP="00F107C4">
      <w:pPr>
        <w:pStyle w:val="GvdeMetni"/>
        <w:spacing w:before="1"/>
        <w:rPr>
          <w:rFonts w:ascii="Arial"/>
          <w:b/>
          <w:sz w:val="10"/>
        </w:rPr>
      </w:pPr>
    </w:p>
    <w:tbl>
      <w:tblPr>
        <w:tblStyle w:val="TableNormal"/>
        <w:tblW w:w="9263" w:type="dxa"/>
        <w:tblInd w:w="24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15"/>
        <w:gridCol w:w="7448"/>
      </w:tblGrid>
      <w:tr w:rsidR="00F107C4" w14:paraId="69028C78" w14:textId="77777777" w:rsidTr="00F107C4">
        <w:trPr>
          <w:trHeight w:val="349"/>
        </w:trPr>
        <w:tc>
          <w:tcPr>
            <w:tcW w:w="1815" w:type="dxa"/>
            <w:shd w:val="clear" w:color="auto" w:fill="CCCCCC"/>
          </w:tcPr>
          <w:p w14:paraId="2A228001" w14:textId="77777777" w:rsidR="00F107C4" w:rsidRDefault="00F107C4" w:rsidP="00B94707">
            <w:pPr>
              <w:pStyle w:val="TableParagraph"/>
              <w:spacing w:line="229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Alternate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Flows</w:t>
            </w:r>
          </w:p>
        </w:tc>
        <w:tc>
          <w:tcPr>
            <w:tcW w:w="7448" w:type="dxa"/>
          </w:tcPr>
          <w:p w14:paraId="089576FD" w14:textId="77777777" w:rsidR="00F107C4" w:rsidRDefault="00F107C4" w:rsidP="00B94707">
            <w:pPr>
              <w:pStyle w:val="TableParagraph"/>
              <w:spacing w:before="3"/>
              <w:ind w:left="112"/>
            </w:pPr>
            <w:r>
              <w:t>Unsuccessful</w:t>
            </w:r>
            <w:r>
              <w:rPr>
                <w:spacing w:val="-4"/>
              </w:rPr>
              <w:t xml:space="preserve"> </w:t>
            </w:r>
            <w:r>
              <w:t>Login</w:t>
            </w:r>
          </w:p>
        </w:tc>
      </w:tr>
      <w:tr w:rsidR="00F107C4" w14:paraId="1A2F6AC4" w14:textId="77777777" w:rsidTr="00F107C4">
        <w:trPr>
          <w:trHeight w:val="580"/>
        </w:trPr>
        <w:tc>
          <w:tcPr>
            <w:tcW w:w="1815" w:type="dxa"/>
            <w:shd w:val="clear" w:color="auto" w:fill="CCCCCC"/>
          </w:tcPr>
          <w:p w14:paraId="21D3B927" w14:textId="77777777" w:rsidR="00F107C4" w:rsidRDefault="00F107C4" w:rsidP="00B94707">
            <w:pPr>
              <w:pStyle w:val="TableParagraph"/>
              <w:ind w:left="107" w:right="13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Exceptions/</w:t>
            </w:r>
            <w:proofErr w:type="spellStart"/>
            <w:r>
              <w:rPr>
                <w:rFonts w:ascii="Arial"/>
                <w:b/>
                <w:sz w:val="20"/>
              </w:rPr>
              <w:t>Erro</w:t>
            </w:r>
            <w:proofErr w:type="spellEnd"/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proofErr w:type="spellStart"/>
            <w:r>
              <w:rPr>
                <w:rFonts w:ascii="Arial"/>
                <w:b/>
                <w:sz w:val="20"/>
              </w:rPr>
              <w:t>rs</w:t>
            </w:r>
            <w:proofErr w:type="spellEnd"/>
          </w:p>
        </w:tc>
        <w:tc>
          <w:tcPr>
            <w:tcW w:w="7448" w:type="dxa"/>
          </w:tcPr>
          <w:p w14:paraId="5272D3AD" w14:textId="77777777" w:rsidR="00F107C4" w:rsidRDefault="00F107C4" w:rsidP="00B94707">
            <w:pPr>
              <w:pStyle w:val="TableParagraph"/>
              <w:spacing w:before="3" w:line="244" w:lineRule="auto"/>
              <w:ind w:left="112"/>
            </w:pPr>
            <w:r>
              <w:t>If</w:t>
            </w:r>
            <w:r>
              <w:rPr>
                <w:spacing w:val="14"/>
              </w:rPr>
              <w:t xml:space="preserve"> </w:t>
            </w:r>
            <w:r>
              <w:t>the</w:t>
            </w:r>
            <w:r>
              <w:rPr>
                <w:spacing w:val="12"/>
              </w:rPr>
              <w:t xml:space="preserve"> </w:t>
            </w:r>
            <w:r>
              <w:t>user</w:t>
            </w:r>
            <w:r>
              <w:rPr>
                <w:spacing w:val="8"/>
              </w:rPr>
              <w:t xml:space="preserve"> </w:t>
            </w:r>
            <w:r>
              <w:t>enters</w:t>
            </w:r>
            <w:r>
              <w:rPr>
                <w:spacing w:val="10"/>
              </w:rPr>
              <w:t xml:space="preserve"> </w:t>
            </w:r>
            <w:r>
              <w:t>the</w:t>
            </w:r>
            <w:r>
              <w:rPr>
                <w:spacing w:val="12"/>
              </w:rPr>
              <w:t xml:space="preserve"> </w:t>
            </w:r>
            <w:r>
              <w:t>wrong</w:t>
            </w:r>
            <w:r>
              <w:rPr>
                <w:spacing w:val="12"/>
              </w:rPr>
              <w:t xml:space="preserve"> </w:t>
            </w:r>
            <w:r>
              <w:t>phone</w:t>
            </w:r>
            <w:r>
              <w:rPr>
                <w:spacing w:val="7"/>
              </w:rPr>
              <w:t xml:space="preserve"> </w:t>
            </w:r>
            <w:r>
              <w:t>number</w:t>
            </w:r>
            <w:r>
              <w:rPr>
                <w:spacing w:val="8"/>
              </w:rPr>
              <w:t xml:space="preserve"> </w:t>
            </w:r>
            <w:r>
              <w:t>and/or</w:t>
            </w:r>
            <w:r>
              <w:rPr>
                <w:spacing w:val="8"/>
              </w:rPr>
              <w:t xml:space="preserve"> </w:t>
            </w:r>
            <w:r>
              <w:t>password,</w:t>
            </w:r>
            <w:r>
              <w:rPr>
                <w:spacing w:val="11"/>
              </w:rPr>
              <w:t xml:space="preserve"> </w:t>
            </w:r>
            <w:r>
              <w:t>they</w:t>
            </w:r>
            <w:r>
              <w:rPr>
                <w:spacing w:val="10"/>
              </w:rPr>
              <w:t xml:space="preserve"> </w:t>
            </w:r>
            <w:r>
              <w:t>cannot</w:t>
            </w:r>
            <w:r>
              <w:rPr>
                <w:spacing w:val="-55"/>
              </w:rPr>
              <w:t xml:space="preserve"> </w:t>
            </w:r>
            <w:r>
              <w:t>log</w:t>
            </w:r>
            <w:r>
              <w:rPr>
                <w:spacing w:val="4"/>
              </w:rPr>
              <w:t xml:space="preserve"> </w:t>
            </w:r>
            <w:r>
              <w:t>into the</w:t>
            </w:r>
            <w:r>
              <w:rPr>
                <w:spacing w:val="5"/>
              </w:rPr>
              <w:t xml:space="preserve"> </w:t>
            </w:r>
            <w:r>
              <w:t>system.</w:t>
            </w:r>
          </w:p>
        </w:tc>
      </w:tr>
      <w:tr w:rsidR="00F107C4" w14:paraId="0E3BA822" w14:textId="77777777" w:rsidTr="00F107C4">
        <w:trPr>
          <w:trHeight w:val="373"/>
        </w:trPr>
        <w:tc>
          <w:tcPr>
            <w:tcW w:w="1815" w:type="dxa"/>
            <w:shd w:val="clear" w:color="auto" w:fill="CCCCCC"/>
          </w:tcPr>
          <w:p w14:paraId="281FAFA8" w14:textId="77777777" w:rsidR="00F107C4" w:rsidRDefault="00F107C4" w:rsidP="00B94707">
            <w:pPr>
              <w:pStyle w:val="TableParagraph"/>
              <w:spacing w:line="229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Open Items</w:t>
            </w:r>
          </w:p>
        </w:tc>
        <w:tc>
          <w:tcPr>
            <w:tcW w:w="7448" w:type="dxa"/>
          </w:tcPr>
          <w:p w14:paraId="62A27A53" w14:textId="77777777" w:rsidR="00F107C4" w:rsidRDefault="00F107C4" w:rsidP="00B9470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107C4" w14:paraId="3FDA7869" w14:textId="77777777" w:rsidTr="00F107C4">
        <w:trPr>
          <w:trHeight w:val="580"/>
        </w:trPr>
        <w:tc>
          <w:tcPr>
            <w:tcW w:w="1815" w:type="dxa"/>
            <w:shd w:val="clear" w:color="auto" w:fill="CCCCCC"/>
          </w:tcPr>
          <w:p w14:paraId="21ADDBFF" w14:textId="77777777" w:rsidR="00F107C4" w:rsidRDefault="00F107C4" w:rsidP="00B94707">
            <w:pPr>
              <w:pStyle w:val="TableParagraph"/>
              <w:ind w:left="107" w:right="33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Requirements</w:t>
            </w:r>
          </w:p>
        </w:tc>
        <w:tc>
          <w:tcPr>
            <w:tcW w:w="7448" w:type="dxa"/>
          </w:tcPr>
          <w:p w14:paraId="25DD8F98" w14:textId="4CF02444" w:rsidR="00F107C4" w:rsidRDefault="00F107C4" w:rsidP="00B94707">
            <w:pPr>
              <w:pStyle w:val="TableParagraph"/>
              <w:spacing w:before="3"/>
              <w:ind w:left="112"/>
            </w:pPr>
          </w:p>
        </w:tc>
      </w:tr>
    </w:tbl>
    <w:p w14:paraId="1CB3180B" w14:textId="58822D2B" w:rsidR="00F107C4" w:rsidRPr="008613A6" w:rsidRDefault="00F107C4" w:rsidP="008613A6">
      <w:pPr>
        <w:numPr>
          <w:ilvl w:val="1"/>
          <w:numId w:val="23"/>
        </w:numPr>
        <w:tabs>
          <w:tab w:val="left" w:pos="950"/>
        </w:tabs>
        <w:spacing w:before="92"/>
        <w:rPr>
          <w:b/>
          <w:sz w:val="24"/>
        </w:rPr>
      </w:pPr>
      <w:proofErr w:type="spellStart"/>
      <w:r w:rsidRPr="008613A6">
        <w:rPr>
          <w:b/>
          <w:sz w:val="24"/>
        </w:rPr>
        <w:t>Use</w:t>
      </w:r>
      <w:proofErr w:type="spellEnd"/>
      <w:r w:rsidRPr="008613A6">
        <w:rPr>
          <w:b/>
          <w:spacing w:val="-1"/>
          <w:sz w:val="24"/>
        </w:rPr>
        <w:t xml:space="preserve"> </w:t>
      </w:r>
      <w:r w:rsidRPr="008613A6">
        <w:rPr>
          <w:b/>
          <w:sz w:val="24"/>
        </w:rPr>
        <w:t>Case</w:t>
      </w:r>
      <w:r w:rsidRPr="008613A6">
        <w:rPr>
          <w:b/>
          <w:spacing w:val="-2"/>
          <w:sz w:val="24"/>
        </w:rPr>
        <w:t xml:space="preserve"> </w:t>
      </w:r>
      <w:r w:rsidRPr="008613A6">
        <w:rPr>
          <w:b/>
          <w:sz w:val="24"/>
        </w:rPr>
        <w:t>2</w:t>
      </w:r>
    </w:p>
    <w:p w14:paraId="1DAE30FB" w14:textId="77777777" w:rsidR="00F107C4" w:rsidRDefault="00F107C4" w:rsidP="00F107C4">
      <w:pPr>
        <w:pStyle w:val="GvdeMetni"/>
        <w:rPr>
          <w:rFonts w:ascii="Arial"/>
          <w:b/>
          <w:sz w:val="6"/>
        </w:rPr>
      </w:pPr>
    </w:p>
    <w:tbl>
      <w:tblPr>
        <w:tblStyle w:val="TableNormal"/>
        <w:tblW w:w="0" w:type="auto"/>
        <w:tblInd w:w="24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15"/>
        <w:gridCol w:w="7448"/>
      </w:tblGrid>
      <w:tr w:rsidR="00F107C4" w14:paraId="25CED831" w14:textId="77777777" w:rsidTr="00B94707">
        <w:trPr>
          <w:trHeight w:val="349"/>
        </w:trPr>
        <w:tc>
          <w:tcPr>
            <w:tcW w:w="1815" w:type="dxa"/>
            <w:shd w:val="clear" w:color="auto" w:fill="CCCCCC"/>
          </w:tcPr>
          <w:p w14:paraId="3E99DA3F" w14:textId="77777777" w:rsidR="00F107C4" w:rsidRDefault="00F107C4" w:rsidP="00B94707">
            <w:pPr>
              <w:pStyle w:val="TableParagraph"/>
              <w:spacing w:line="224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Summary</w:t>
            </w:r>
          </w:p>
        </w:tc>
        <w:tc>
          <w:tcPr>
            <w:tcW w:w="7448" w:type="dxa"/>
          </w:tcPr>
          <w:p w14:paraId="2F5688E7" w14:textId="77777777" w:rsidR="00F107C4" w:rsidRDefault="00F107C4" w:rsidP="00B94707">
            <w:pPr>
              <w:pStyle w:val="TableParagraph"/>
              <w:spacing w:before="2"/>
              <w:ind w:left="112"/>
              <w:rPr>
                <w:sz w:val="20"/>
              </w:rPr>
            </w:pPr>
            <w:r>
              <w:rPr>
                <w:sz w:val="20"/>
              </w:rPr>
              <w:t>Unsuccessful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</w:p>
        </w:tc>
      </w:tr>
      <w:tr w:rsidR="00F107C4" w14:paraId="69D185E8" w14:textId="77777777" w:rsidTr="00B94707">
        <w:trPr>
          <w:trHeight w:val="811"/>
        </w:trPr>
        <w:tc>
          <w:tcPr>
            <w:tcW w:w="1815" w:type="dxa"/>
            <w:shd w:val="clear" w:color="auto" w:fill="CCCCCC"/>
          </w:tcPr>
          <w:p w14:paraId="0B489437" w14:textId="77777777" w:rsidR="00F107C4" w:rsidRDefault="00F107C4" w:rsidP="00B94707">
            <w:pPr>
              <w:pStyle w:val="TableParagraph"/>
              <w:ind w:left="107" w:right="45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Impacted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System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Components</w:t>
            </w:r>
          </w:p>
        </w:tc>
        <w:tc>
          <w:tcPr>
            <w:tcW w:w="7448" w:type="dxa"/>
          </w:tcPr>
          <w:p w14:paraId="7A6AAF3C" w14:textId="77777777" w:rsidR="00F107C4" w:rsidRDefault="00F107C4" w:rsidP="00B94707">
            <w:pPr>
              <w:pStyle w:val="TableParagraph"/>
              <w:spacing w:before="2"/>
              <w:ind w:left="112"/>
              <w:rPr>
                <w:sz w:val="20"/>
              </w:rPr>
            </w:pPr>
            <w:r>
              <w:rPr>
                <w:sz w:val="20"/>
              </w:rPr>
              <w:t>OCS, DGW, MW,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HAZELCAST, VOLTDB,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KAFKA</w:t>
            </w:r>
          </w:p>
        </w:tc>
      </w:tr>
      <w:tr w:rsidR="00F107C4" w14:paraId="29B51C7C" w14:textId="77777777" w:rsidTr="00B94707">
        <w:trPr>
          <w:trHeight w:val="623"/>
        </w:trPr>
        <w:tc>
          <w:tcPr>
            <w:tcW w:w="1815" w:type="dxa"/>
            <w:shd w:val="clear" w:color="auto" w:fill="CCCCCC"/>
          </w:tcPr>
          <w:p w14:paraId="260B11E4" w14:textId="77777777" w:rsidR="00F107C4" w:rsidRDefault="00F107C4" w:rsidP="00B94707">
            <w:pPr>
              <w:pStyle w:val="TableParagraph"/>
              <w:spacing w:line="224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Pre-conditions</w:t>
            </w:r>
          </w:p>
        </w:tc>
        <w:tc>
          <w:tcPr>
            <w:tcW w:w="7448" w:type="dxa"/>
          </w:tcPr>
          <w:p w14:paraId="11BA0DEE" w14:textId="77777777" w:rsidR="00F107C4" w:rsidRDefault="00F107C4" w:rsidP="00B94707">
            <w:pPr>
              <w:pStyle w:val="TableParagraph"/>
              <w:spacing w:before="3" w:line="244" w:lineRule="auto"/>
              <w:ind w:left="112"/>
            </w:pPr>
            <w:r>
              <w:t>In</w:t>
            </w:r>
            <w:r>
              <w:rPr>
                <w:spacing w:val="2"/>
              </w:rPr>
              <w:t xml:space="preserve"> </w:t>
            </w:r>
            <w:r>
              <w:t>order</w:t>
            </w:r>
            <w:r>
              <w:rPr>
                <w:spacing w:val="-5"/>
              </w:rPr>
              <w:t xml:space="preserve"> </w:t>
            </w:r>
            <w:r>
              <w:t>for the</w:t>
            </w:r>
            <w:r>
              <w:rPr>
                <w:spacing w:val="-2"/>
              </w:rPr>
              <w:t xml:space="preserve"> </w:t>
            </w:r>
            <w:r>
              <w:t>subscriber to</w:t>
            </w:r>
            <w:r>
              <w:rPr>
                <w:spacing w:val="-2"/>
              </w:rPr>
              <w:t xml:space="preserve"> </w:t>
            </w:r>
            <w:r>
              <w:t>log</w:t>
            </w:r>
            <w:r>
              <w:rPr>
                <w:spacing w:val="-2"/>
              </w:rPr>
              <w:t xml:space="preserve"> </w:t>
            </w:r>
            <w:r>
              <w:t>into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system successfully,</w:t>
            </w:r>
            <w:r>
              <w:rPr>
                <w:spacing w:val="7"/>
              </w:rPr>
              <w:t xml:space="preserve"> </w:t>
            </w:r>
            <w:r>
              <w:t>users</w:t>
            </w:r>
            <w:r>
              <w:rPr>
                <w:spacing w:val="2"/>
              </w:rPr>
              <w:t xml:space="preserve"> </w:t>
            </w:r>
            <w:r>
              <w:t>must</w:t>
            </w:r>
            <w:r>
              <w:rPr>
                <w:spacing w:val="-56"/>
              </w:rPr>
              <w:t xml:space="preserve"> </w:t>
            </w:r>
            <w:r>
              <w:t>enter</w:t>
            </w:r>
            <w:r>
              <w:rPr>
                <w:spacing w:val="1"/>
              </w:rPr>
              <w:t xml:space="preserve"> </w:t>
            </w:r>
            <w:r>
              <w:t>her/his information</w:t>
            </w:r>
            <w:r>
              <w:rPr>
                <w:spacing w:val="5"/>
              </w:rPr>
              <w:t xml:space="preserve"> </w:t>
            </w:r>
            <w:r>
              <w:t>correctly.</w:t>
            </w:r>
          </w:p>
        </w:tc>
      </w:tr>
      <w:tr w:rsidR="00F107C4" w14:paraId="3C815D4B" w14:textId="77777777" w:rsidTr="00B94707">
        <w:trPr>
          <w:trHeight w:val="508"/>
        </w:trPr>
        <w:tc>
          <w:tcPr>
            <w:tcW w:w="1815" w:type="dxa"/>
            <w:shd w:val="clear" w:color="auto" w:fill="CCCCCC"/>
          </w:tcPr>
          <w:p w14:paraId="24127D4B" w14:textId="77777777" w:rsidR="00F107C4" w:rsidRDefault="00F107C4" w:rsidP="00B94707">
            <w:pPr>
              <w:pStyle w:val="TableParagraph"/>
              <w:spacing w:line="229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Post-conditions</w:t>
            </w:r>
          </w:p>
        </w:tc>
        <w:tc>
          <w:tcPr>
            <w:tcW w:w="7448" w:type="dxa"/>
          </w:tcPr>
          <w:p w14:paraId="745D5B38" w14:textId="77777777" w:rsidR="00F107C4" w:rsidRDefault="00F107C4" w:rsidP="00B94707">
            <w:pPr>
              <w:pStyle w:val="TableParagraph"/>
              <w:spacing w:line="254" w:lineRule="exact"/>
              <w:ind w:left="112"/>
            </w:pPr>
            <w:r>
              <w:t>The subscriber cannot log in to the system and receives a warning</w:t>
            </w:r>
            <w:r>
              <w:rPr>
                <w:spacing w:val="-56"/>
              </w:rPr>
              <w:t xml:space="preserve"> </w:t>
            </w:r>
            <w:r>
              <w:t>message.</w:t>
            </w:r>
          </w:p>
        </w:tc>
      </w:tr>
      <w:tr w:rsidR="00F107C4" w14:paraId="15D7AD16" w14:textId="77777777" w:rsidTr="00B94707">
        <w:trPr>
          <w:trHeight w:val="1699"/>
        </w:trPr>
        <w:tc>
          <w:tcPr>
            <w:tcW w:w="1815" w:type="dxa"/>
            <w:shd w:val="clear" w:color="auto" w:fill="CCCCCC"/>
          </w:tcPr>
          <w:p w14:paraId="49E4DA17" w14:textId="77777777" w:rsidR="00F107C4" w:rsidRDefault="00F107C4" w:rsidP="00B94707">
            <w:pPr>
              <w:pStyle w:val="TableParagraph"/>
              <w:ind w:left="107" w:right="35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Main Success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Scenario</w:t>
            </w:r>
          </w:p>
        </w:tc>
        <w:tc>
          <w:tcPr>
            <w:tcW w:w="7448" w:type="dxa"/>
          </w:tcPr>
          <w:p w14:paraId="6B8F8802" w14:textId="77777777" w:rsidR="00F107C4" w:rsidRDefault="00F107C4" w:rsidP="00B94707">
            <w:pPr>
              <w:pStyle w:val="TableParagraph"/>
              <w:spacing w:before="61" w:line="244" w:lineRule="auto"/>
              <w:ind w:left="112" w:right="534"/>
            </w:pPr>
            <w:r>
              <w:t>1-User enters his/her phone number and password information on the</w:t>
            </w:r>
            <w:r>
              <w:rPr>
                <w:spacing w:val="-56"/>
              </w:rPr>
              <w:t xml:space="preserve"> </w:t>
            </w:r>
            <w:r>
              <w:t>Login</w:t>
            </w:r>
            <w:r>
              <w:rPr>
                <w:spacing w:val="-1"/>
              </w:rPr>
              <w:t xml:space="preserve"> </w:t>
            </w:r>
            <w:r>
              <w:t>Screen and</w:t>
            </w:r>
            <w:r>
              <w:rPr>
                <w:spacing w:val="5"/>
              </w:rPr>
              <w:t xml:space="preserve"> </w:t>
            </w:r>
            <w:r>
              <w:t>clicks</w:t>
            </w:r>
            <w:r>
              <w:rPr>
                <w:spacing w:val="-1"/>
              </w:rPr>
              <w:t xml:space="preserve"> </w:t>
            </w:r>
            <w:r>
              <w:t>Login</w:t>
            </w:r>
            <w:r>
              <w:rPr>
                <w:spacing w:val="-1"/>
              </w:rPr>
              <w:t xml:space="preserve"> </w:t>
            </w:r>
            <w:r>
              <w:t>button.</w:t>
            </w:r>
          </w:p>
          <w:p w14:paraId="7C61A4E4" w14:textId="77777777" w:rsidR="00F107C4" w:rsidRDefault="00F107C4" w:rsidP="00B94707">
            <w:pPr>
              <w:pStyle w:val="TableParagraph"/>
              <w:spacing w:before="4"/>
              <w:rPr>
                <w:rFonts w:ascii="Arial"/>
                <w:b/>
                <w:sz w:val="31"/>
              </w:rPr>
            </w:pPr>
          </w:p>
          <w:p w14:paraId="48FFBBE2" w14:textId="77777777" w:rsidR="00F107C4" w:rsidRDefault="00F107C4" w:rsidP="00B94707">
            <w:pPr>
              <w:pStyle w:val="TableParagraph"/>
              <w:spacing w:line="250" w:lineRule="atLeast"/>
              <w:ind w:left="112" w:right="313"/>
            </w:pPr>
            <w:r>
              <w:t>2-A</w:t>
            </w:r>
            <w:r>
              <w:rPr>
                <w:spacing w:val="3"/>
              </w:rPr>
              <w:t xml:space="preserve"> </w:t>
            </w:r>
            <w:r>
              <w:t>check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made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3"/>
              </w:rPr>
              <w:t xml:space="preserve"> </w:t>
            </w:r>
            <w:r>
              <w:t>match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user data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database</w:t>
            </w:r>
            <w:r>
              <w:rPr>
                <w:spacing w:val="3"/>
              </w:rPr>
              <w:t xml:space="preserve"> </w:t>
            </w:r>
            <w:r>
              <w:t>with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entered information. If the information is incorrect, the user cannot log in</w:t>
            </w:r>
            <w:r>
              <w:rPr>
                <w:spacing w:val="-56"/>
              </w:rPr>
              <w:t xml:space="preserve"> </w:t>
            </w:r>
            <w:r>
              <w:t>to</w:t>
            </w:r>
            <w:r>
              <w:rPr>
                <w:spacing w:val="4"/>
              </w:rPr>
              <w:t xml:space="preserve"> </w:t>
            </w:r>
            <w:r>
              <w:t>the system</w:t>
            </w:r>
            <w:r>
              <w:rPr>
                <w:spacing w:val="1"/>
              </w:rPr>
              <w:t xml:space="preserve"> </w:t>
            </w:r>
            <w:r>
              <w:t>and receives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4"/>
              </w:rPr>
              <w:t xml:space="preserve"> </w:t>
            </w:r>
            <w:r>
              <w:t>warning message.</w:t>
            </w:r>
          </w:p>
        </w:tc>
      </w:tr>
    </w:tbl>
    <w:p w14:paraId="0E17F29F" w14:textId="77777777" w:rsidR="00F107C4" w:rsidRDefault="00F107C4" w:rsidP="00F107C4">
      <w:pPr>
        <w:pStyle w:val="GvdeMetni"/>
        <w:rPr>
          <w:rFonts w:ascii="Arial"/>
          <w:b/>
        </w:rPr>
      </w:pPr>
    </w:p>
    <w:p w14:paraId="47C37821" w14:textId="77777777" w:rsidR="00F107C4" w:rsidRDefault="00F107C4" w:rsidP="00F107C4">
      <w:pPr>
        <w:pStyle w:val="GvdeMetni"/>
        <w:spacing w:before="6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24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15"/>
        <w:gridCol w:w="7448"/>
      </w:tblGrid>
      <w:tr w:rsidR="00F107C4" w14:paraId="4E29EC72" w14:textId="77777777" w:rsidTr="00B94707">
        <w:trPr>
          <w:trHeight w:val="349"/>
        </w:trPr>
        <w:tc>
          <w:tcPr>
            <w:tcW w:w="1815" w:type="dxa"/>
            <w:shd w:val="clear" w:color="auto" w:fill="CCCCCC"/>
          </w:tcPr>
          <w:p w14:paraId="30E476EF" w14:textId="77777777" w:rsidR="00F107C4" w:rsidRDefault="00F107C4" w:rsidP="00B94707">
            <w:pPr>
              <w:pStyle w:val="TableParagraph"/>
              <w:spacing w:line="224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Alternate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Flows</w:t>
            </w:r>
          </w:p>
        </w:tc>
        <w:tc>
          <w:tcPr>
            <w:tcW w:w="7448" w:type="dxa"/>
          </w:tcPr>
          <w:p w14:paraId="47B38CB6" w14:textId="77777777" w:rsidR="00F107C4" w:rsidRDefault="00F107C4" w:rsidP="00B94707">
            <w:pPr>
              <w:pStyle w:val="TableParagraph"/>
              <w:spacing w:before="3"/>
              <w:ind w:left="112"/>
            </w:pPr>
            <w:r>
              <w:t>Successful</w:t>
            </w:r>
            <w:r>
              <w:rPr>
                <w:spacing w:val="-3"/>
              </w:rPr>
              <w:t xml:space="preserve"> </w:t>
            </w:r>
            <w:r>
              <w:t>Login</w:t>
            </w:r>
          </w:p>
        </w:tc>
      </w:tr>
      <w:tr w:rsidR="00F107C4" w14:paraId="2610B56A" w14:textId="77777777" w:rsidTr="00B94707">
        <w:trPr>
          <w:trHeight w:val="580"/>
        </w:trPr>
        <w:tc>
          <w:tcPr>
            <w:tcW w:w="1815" w:type="dxa"/>
            <w:shd w:val="clear" w:color="auto" w:fill="CCCCCC"/>
          </w:tcPr>
          <w:p w14:paraId="3960B272" w14:textId="77777777" w:rsidR="00F107C4" w:rsidRDefault="00F107C4" w:rsidP="00B94707">
            <w:pPr>
              <w:pStyle w:val="TableParagraph"/>
              <w:ind w:left="107" w:right="13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Exceptions/</w:t>
            </w:r>
            <w:proofErr w:type="spellStart"/>
            <w:r>
              <w:rPr>
                <w:rFonts w:ascii="Arial"/>
                <w:b/>
                <w:sz w:val="20"/>
              </w:rPr>
              <w:t>Erro</w:t>
            </w:r>
            <w:proofErr w:type="spellEnd"/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proofErr w:type="spellStart"/>
            <w:r>
              <w:rPr>
                <w:rFonts w:ascii="Arial"/>
                <w:b/>
                <w:sz w:val="20"/>
              </w:rPr>
              <w:t>rs</w:t>
            </w:r>
            <w:proofErr w:type="spellEnd"/>
          </w:p>
        </w:tc>
        <w:tc>
          <w:tcPr>
            <w:tcW w:w="7448" w:type="dxa"/>
          </w:tcPr>
          <w:p w14:paraId="4DAAA1DF" w14:textId="77777777" w:rsidR="00F107C4" w:rsidRDefault="00F107C4" w:rsidP="00B94707">
            <w:pPr>
              <w:pStyle w:val="TableParagraph"/>
              <w:spacing w:before="3"/>
              <w:ind w:left="112"/>
            </w:pPr>
            <w:r>
              <w:t>If</w:t>
            </w:r>
            <w:r>
              <w:rPr>
                <w:spacing w:val="5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rPr>
                <w:spacing w:val="2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correct,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logs into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system.</w:t>
            </w:r>
          </w:p>
        </w:tc>
      </w:tr>
      <w:tr w:rsidR="00F107C4" w14:paraId="07255334" w14:textId="77777777" w:rsidTr="00B94707">
        <w:trPr>
          <w:trHeight w:val="374"/>
        </w:trPr>
        <w:tc>
          <w:tcPr>
            <w:tcW w:w="1815" w:type="dxa"/>
            <w:shd w:val="clear" w:color="auto" w:fill="CCCCCC"/>
          </w:tcPr>
          <w:p w14:paraId="6A0C6F55" w14:textId="77777777" w:rsidR="00F107C4" w:rsidRDefault="00F107C4" w:rsidP="00B94707">
            <w:pPr>
              <w:pStyle w:val="TableParagraph"/>
              <w:spacing w:line="224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Open Items</w:t>
            </w:r>
          </w:p>
        </w:tc>
        <w:tc>
          <w:tcPr>
            <w:tcW w:w="7448" w:type="dxa"/>
          </w:tcPr>
          <w:p w14:paraId="7A18092F" w14:textId="77777777" w:rsidR="00F107C4" w:rsidRDefault="00F107C4" w:rsidP="00B9470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107C4" w14:paraId="7C5150AC" w14:textId="77777777" w:rsidTr="008613A6">
        <w:trPr>
          <w:trHeight w:val="411"/>
        </w:trPr>
        <w:tc>
          <w:tcPr>
            <w:tcW w:w="1815" w:type="dxa"/>
            <w:shd w:val="clear" w:color="auto" w:fill="CCCCCC"/>
          </w:tcPr>
          <w:p w14:paraId="3DF5A092" w14:textId="77777777" w:rsidR="00F107C4" w:rsidRDefault="00F107C4" w:rsidP="00B94707">
            <w:pPr>
              <w:pStyle w:val="TableParagraph"/>
              <w:ind w:left="107" w:right="33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Requirements</w:t>
            </w:r>
          </w:p>
        </w:tc>
        <w:tc>
          <w:tcPr>
            <w:tcW w:w="7448" w:type="dxa"/>
          </w:tcPr>
          <w:p w14:paraId="131DE11A" w14:textId="05116C9A" w:rsidR="00F107C4" w:rsidRDefault="00F107C4" w:rsidP="00B94707">
            <w:pPr>
              <w:pStyle w:val="TableParagraph"/>
              <w:spacing w:before="3"/>
              <w:ind w:left="112"/>
            </w:pPr>
          </w:p>
        </w:tc>
      </w:tr>
    </w:tbl>
    <w:p w14:paraId="35E3462C" w14:textId="77777777" w:rsidR="006D3A51" w:rsidRDefault="006D3A51" w:rsidP="006D3A51">
      <w:pPr>
        <w:pStyle w:val="ListeParagraf"/>
        <w:spacing w:line="256" w:lineRule="auto"/>
        <w:ind w:left="588"/>
        <w:rPr>
          <w:sz w:val="24"/>
          <w:szCs w:val="24"/>
        </w:rPr>
      </w:pPr>
    </w:p>
    <w:p w14:paraId="73D19505" w14:textId="30B549F7" w:rsidR="00F107C4" w:rsidRPr="008613A6" w:rsidRDefault="00F107C4" w:rsidP="008613A6">
      <w:pPr>
        <w:pStyle w:val="ListeParagraf"/>
        <w:numPr>
          <w:ilvl w:val="1"/>
          <w:numId w:val="23"/>
        </w:numPr>
        <w:spacing w:line="256" w:lineRule="auto"/>
        <w:rPr>
          <w:sz w:val="24"/>
          <w:szCs w:val="24"/>
        </w:rPr>
      </w:pPr>
      <w:proofErr w:type="spellStart"/>
      <w:r w:rsidRPr="008613A6">
        <w:rPr>
          <w:sz w:val="24"/>
          <w:szCs w:val="24"/>
        </w:rPr>
        <w:t>Use</w:t>
      </w:r>
      <w:proofErr w:type="spellEnd"/>
      <w:r w:rsidRPr="008613A6">
        <w:rPr>
          <w:sz w:val="24"/>
          <w:szCs w:val="24"/>
        </w:rPr>
        <w:t xml:space="preserve"> Case 3</w:t>
      </w:r>
    </w:p>
    <w:tbl>
      <w:tblPr>
        <w:tblStyle w:val="TableNormal"/>
        <w:tblW w:w="0" w:type="auto"/>
        <w:tblInd w:w="24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15"/>
        <w:gridCol w:w="7448"/>
      </w:tblGrid>
      <w:tr w:rsidR="00F107C4" w14:paraId="4FD4AEAC" w14:textId="77777777" w:rsidTr="00B94707">
        <w:trPr>
          <w:trHeight w:val="349"/>
        </w:trPr>
        <w:tc>
          <w:tcPr>
            <w:tcW w:w="1815" w:type="dxa"/>
            <w:shd w:val="clear" w:color="auto" w:fill="CCCCCC"/>
          </w:tcPr>
          <w:p w14:paraId="74C506C1" w14:textId="77777777" w:rsidR="00F107C4" w:rsidRDefault="00F107C4" w:rsidP="00B94707">
            <w:pPr>
              <w:pStyle w:val="TableParagraph"/>
              <w:spacing w:line="224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Summary</w:t>
            </w:r>
          </w:p>
        </w:tc>
        <w:tc>
          <w:tcPr>
            <w:tcW w:w="7448" w:type="dxa"/>
          </w:tcPr>
          <w:p w14:paraId="45A115F8" w14:textId="77777777" w:rsidR="00F107C4" w:rsidRDefault="00F107C4" w:rsidP="00B94707">
            <w:pPr>
              <w:pStyle w:val="TableParagraph"/>
              <w:spacing w:before="2"/>
              <w:ind w:left="112"/>
              <w:rPr>
                <w:sz w:val="20"/>
              </w:rPr>
            </w:pPr>
            <w:r>
              <w:rPr>
                <w:sz w:val="20"/>
              </w:rPr>
              <w:t>Forget Password</w:t>
            </w:r>
          </w:p>
        </w:tc>
      </w:tr>
      <w:tr w:rsidR="00F107C4" w14:paraId="57ECE6A0" w14:textId="77777777" w:rsidTr="00B94707">
        <w:trPr>
          <w:trHeight w:val="811"/>
        </w:trPr>
        <w:tc>
          <w:tcPr>
            <w:tcW w:w="1815" w:type="dxa"/>
            <w:shd w:val="clear" w:color="auto" w:fill="CCCCCC"/>
          </w:tcPr>
          <w:p w14:paraId="2D3DE5AF" w14:textId="77777777" w:rsidR="00F107C4" w:rsidRDefault="00F107C4" w:rsidP="00B94707">
            <w:pPr>
              <w:pStyle w:val="TableParagraph"/>
              <w:ind w:left="107" w:right="45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Impacted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System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Components</w:t>
            </w:r>
          </w:p>
        </w:tc>
        <w:tc>
          <w:tcPr>
            <w:tcW w:w="7448" w:type="dxa"/>
          </w:tcPr>
          <w:p w14:paraId="3AA14550" w14:textId="77777777" w:rsidR="00F107C4" w:rsidRDefault="00F107C4" w:rsidP="00B94707">
            <w:pPr>
              <w:pStyle w:val="TableParagraph"/>
              <w:spacing w:before="3"/>
              <w:ind w:left="112"/>
              <w:rPr>
                <w:sz w:val="20"/>
              </w:rPr>
            </w:pPr>
            <w:r>
              <w:rPr>
                <w:sz w:val="20"/>
              </w:rPr>
              <w:t>OCS, DGW, MW,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HAZELCAST, VOLTDB,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KAFKA</w:t>
            </w:r>
          </w:p>
        </w:tc>
      </w:tr>
      <w:tr w:rsidR="00F107C4" w14:paraId="624DE7AA" w14:textId="77777777" w:rsidTr="00B94707">
        <w:trPr>
          <w:trHeight w:val="373"/>
        </w:trPr>
        <w:tc>
          <w:tcPr>
            <w:tcW w:w="1815" w:type="dxa"/>
            <w:shd w:val="clear" w:color="auto" w:fill="CCCCCC"/>
          </w:tcPr>
          <w:p w14:paraId="36587CCA" w14:textId="77777777" w:rsidR="00F107C4" w:rsidRDefault="00F107C4" w:rsidP="00B94707">
            <w:pPr>
              <w:pStyle w:val="TableParagraph"/>
              <w:spacing w:line="224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Pre-conditions</w:t>
            </w:r>
          </w:p>
        </w:tc>
        <w:tc>
          <w:tcPr>
            <w:tcW w:w="7448" w:type="dxa"/>
          </w:tcPr>
          <w:p w14:paraId="7BB8241A" w14:textId="77777777" w:rsidR="00F107C4" w:rsidRDefault="00F107C4" w:rsidP="00B94707">
            <w:pPr>
              <w:pStyle w:val="TableParagraph"/>
              <w:spacing w:before="3"/>
              <w:ind w:left="112"/>
            </w:pPr>
            <w:r>
              <w:t>The</w:t>
            </w:r>
            <w:r>
              <w:rPr>
                <w:spacing w:val="-3"/>
              </w:rPr>
              <w:t xml:space="preserve"> </w:t>
            </w:r>
            <w:r>
              <w:t>user must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registered</w:t>
            </w:r>
            <w:r>
              <w:rPr>
                <w:spacing w:val="3"/>
              </w:rPr>
              <w:t xml:space="preserve"> </w:t>
            </w:r>
            <w:r>
              <w:t>in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system.</w:t>
            </w:r>
          </w:p>
        </w:tc>
      </w:tr>
      <w:tr w:rsidR="00F107C4" w14:paraId="0F4A0513" w14:textId="77777777" w:rsidTr="00B94707">
        <w:trPr>
          <w:trHeight w:val="349"/>
        </w:trPr>
        <w:tc>
          <w:tcPr>
            <w:tcW w:w="1815" w:type="dxa"/>
            <w:shd w:val="clear" w:color="auto" w:fill="CCCCCC"/>
          </w:tcPr>
          <w:p w14:paraId="61BD4617" w14:textId="77777777" w:rsidR="00F107C4" w:rsidRDefault="00F107C4" w:rsidP="00B94707">
            <w:pPr>
              <w:pStyle w:val="TableParagraph"/>
              <w:spacing w:line="224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Post-conditions</w:t>
            </w:r>
          </w:p>
        </w:tc>
        <w:tc>
          <w:tcPr>
            <w:tcW w:w="7448" w:type="dxa"/>
          </w:tcPr>
          <w:p w14:paraId="3536B853" w14:textId="77777777" w:rsidR="00F107C4" w:rsidRDefault="00F107C4" w:rsidP="00B94707">
            <w:pPr>
              <w:pStyle w:val="TableParagraph"/>
              <w:spacing w:line="247" w:lineRule="exact"/>
              <w:ind w:left="112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1"/>
              </w:rPr>
              <w:t xml:space="preserve"> </w:t>
            </w:r>
            <w:r>
              <w:t>logs</w:t>
            </w:r>
            <w:r>
              <w:rPr>
                <w:spacing w:val="-3"/>
              </w:rPr>
              <w:t xml:space="preserve"> </w:t>
            </w:r>
            <w:r>
              <w:t>into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rPr>
                <w:spacing w:val="2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new</w:t>
            </w:r>
            <w:r>
              <w:rPr>
                <w:spacing w:val="3"/>
              </w:rPr>
              <w:t xml:space="preserve"> </w:t>
            </w:r>
            <w:r>
              <w:t>password.</w:t>
            </w:r>
          </w:p>
        </w:tc>
      </w:tr>
      <w:tr w:rsidR="00F107C4" w14:paraId="7FC284A1" w14:textId="77777777" w:rsidTr="00B94707">
        <w:trPr>
          <w:trHeight w:val="1818"/>
        </w:trPr>
        <w:tc>
          <w:tcPr>
            <w:tcW w:w="1815" w:type="dxa"/>
            <w:shd w:val="clear" w:color="auto" w:fill="CCCCCC"/>
          </w:tcPr>
          <w:p w14:paraId="25B150DE" w14:textId="77777777" w:rsidR="00F107C4" w:rsidRDefault="00F107C4" w:rsidP="00B94707">
            <w:pPr>
              <w:pStyle w:val="TableParagraph"/>
              <w:ind w:left="107" w:right="35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lastRenderedPageBreak/>
              <w:t>Main Success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Scenario</w:t>
            </w:r>
          </w:p>
        </w:tc>
        <w:tc>
          <w:tcPr>
            <w:tcW w:w="7448" w:type="dxa"/>
          </w:tcPr>
          <w:p w14:paraId="7F941ABB" w14:textId="77777777" w:rsidR="00D93969" w:rsidRDefault="00F107C4" w:rsidP="00B94707">
            <w:pPr>
              <w:pStyle w:val="TableParagraph"/>
              <w:spacing w:before="61" w:line="602" w:lineRule="auto"/>
              <w:ind w:left="112" w:right="650"/>
            </w:pPr>
            <w:r>
              <w:t>1-The user clicks the "Forgot Password" button on the Login Screen.</w:t>
            </w:r>
          </w:p>
          <w:p w14:paraId="1E781983" w14:textId="6FD282A0" w:rsidR="00F107C4" w:rsidRDefault="00F107C4" w:rsidP="00B94707">
            <w:pPr>
              <w:pStyle w:val="TableParagraph"/>
              <w:spacing w:before="61" w:line="602" w:lineRule="auto"/>
              <w:ind w:left="112" w:right="650"/>
            </w:pPr>
            <w:r>
              <w:rPr>
                <w:spacing w:val="-56"/>
              </w:rPr>
              <w:t xml:space="preserve"> </w:t>
            </w:r>
            <w:r>
              <w:t>2-The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2"/>
              </w:rPr>
              <w:t xml:space="preserve"> </w:t>
            </w:r>
            <w:r>
              <w:t>enters</w:t>
            </w:r>
            <w:r>
              <w:rPr>
                <w:spacing w:val="-2"/>
              </w:rPr>
              <w:t xml:space="preserve"> </w:t>
            </w:r>
            <w:r>
              <w:t>his</w:t>
            </w:r>
            <w:r>
              <w:rPr>
                <w:spacing w:val="-1"/>
              </w:rPr>
              <w:t xml:space="preserve"> </w:t>
            </w:r>
            <w:r>
              <w:t>e-mail</w:t>
            </w:r>
            <w:r>
              <w:rPr>
                <w:spacing w:val="2"/>
              </w:rPr>
              <w:t xml:space="preserve"> </w:t>
            </w:r>
            <w:r>
              <w:t>address.</w:t>
            </w:r>
          </w:p>
          <w:p w14:paraId="79EA165A" w14:textId="38BF0A39" w:rsidR="00D93969" w:rsidRDefault="00D93969" w:rsidP="00B94707">
            <w:pPr>
              <w:pStyle w:val="TableParagraph"/>
              <w:spacing w:before="61" w:line="602" w:lineRule="auto"/>
              <w:ind w:left="112" w:right="650"/>
            </w:pPr>
            <w:r>
              <w:t>3-The user enters his security key.</w:t>
            </w:r>
          </w:p>
          <w:p w14:paraId="1C5480DF" w14:textId="6198B9D4" w:rsidR="00F107C4" w:rsidRDefault="00D93969" w:rsidP="00B94707">
            <w:pPr>
              <w:pStyle w:val="TableParagraph"/>
              <w:spacing w:line="254" w:lineRule="exact"/>
              <w:ind w:left="112"/>
            </w:pPr>
            <w:r>
              <w:t>4</w:t>
            </w:r>
            <w:r w:rsidR="00F107C4">
              <w:t xml:space="preserve">-The </w:t>
            </w:r>
            <w:r>
              <w:t>security code</w:t>
            </w:r>
            <w:r w:rsidR="00F107C4">
              <w:t xml:space="preserve"> will be sent to e-mail addresses of the</w:t>
            </w:r>
            <w:r>
              <w:t xml:space="preserve"> </w:t>
            </w:r>
            <w:r w:rsidR="00F107C4">
              <w:rPr>
                <w:spacing w:val="-56"/>
              </w:rPr>
              <w:t xml:space="preserve"> </w:t>
            </w:r>
            <w:r w:rsidR="00F107C4">
              <w:t>users.</w:t>
            </w:r>
          </w:p>
          <w:p w14:paraId="7588C36E" w14:textId="77777777" w:rsidR="00D93969" w:rsidRDefault="00D93969" w:rsidP="00B94707">
            <w:pPr>
              <w:pStyle w:val="TableParagraph"/>
              <w:spacing w:line="254" w:lineRule="exact"/>
              <w:ind w:left="112"/>
            </w:pPr>
          </w:p>
          <w:p w14:paraId="0077674C" w14:textId="7457DABF" w:rsidR="00D93969" w:rsidRDefault="00D93969" w:rsidP="00B94707">
            <w:pPr>
              <w:pStyle w:val="TableParagraph"/>
              <w:spacing w:line="254" w:lineRule="exact"/>
              <w:ind w:left="112"/>
            </w:pPr>
            <w:r>
              <w:t>5-</w:t>
            </w:r>
            <w:r w:rsidRPr="00D93969">
              <w:t>The user will enter the code from the e-mail and click the change password button.</w:t>
            </w:r>
          </w:p>
        </w:tc>
      </w:tr>
    </w:tbl>
    <w:p w14:paraId="519E5C22" w14:textId="6BB2264D" w:rsidR="00672277" w:rsidRDefault="00672277" w:rsidP="00F107C4">
      <w:pPr>
        <w:spacing w:line="256" w:lineRule="auto"/>
        <w:rPr>
          <w:sz w:val="24"/>
          <w:szCs w:val="24"/>
        </w:rPr>
      </w:pPr>
    </w:p>
    <w:p w14:paraId="2C7438C8" w14:textId="59A8917E" w:rsidR="00D93969" w:rsidRDefault="00D93969" w:rsidP="00D93969">
      <w:pPr>
        <w:pStyle w:val="ListeParagraf"/>
        <w:numPr>
          <w:ilvl w:val="1"/>
          <w:numId w:val="23"/>
        </w:numPr>
        <w:spacing w:line="25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</w:t>
      </w:r>
      <w:proofErr w:type="spellEnd"/>
      <w:r>
        <w:rPr>
          <w:sz w:val="24"/>
          <w:szCs w:val="24"/>
        </w:rPr>
        <w:t xml:space="preserve"> Case 4</w:t>
      </w:r>
    </w:p>
    <w:tbl>
      <w:tblPr>
        <w:tblStyle w:val="TableNormal"/>
        <w:tblW w:w="0" w:type="auto"/>
        <w:tblInd w:w="24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15"/>
        <w:gridCol w:w="7448"/>
      </w:tblGrid>
      <w:tr w:rsidR="00E12622" w14:paraId="0B04B112" w14:textId="77777777" w:rsidTr="00012202">
        <w:trPr>
          <w:trHeight w:val="349"/>
        </w:trPr>
        <w:tc>
          <w:tcPr>
            <w:tcW w:w="1815" w:type="dxa"/>
            <w:shd w:val="clear" w:color="auto" w:fill="CCCCCC"/>
          </w:tcPr>
          <w:p w14:paraId="2CFAF2CC" w14:textId="77777777" w:rsidR="00E12622" w:rsidRDefault="00E12622" w:rsidP="00012202">
            <w:pPr>
              <w:pStyle w:val="TableParagraph"/>
              <w:spacing w:line="224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Summary</w:t>
            </w:r>
          </w:p>
        </w:tc>
        <w:tc>
          <w:tcPr>
            <w:tcW w:w="7448" w:type="dxa"/>
          </w:tcPr>
          <w:p w14:paraId="324137C1" w14:textId="51D2EF4F" w:rsidR="00E12622" w:rsidRDefault="00E12622" w:rsidP="00012202">
            <w:pPr>
              <w:pStyle w:val="TableParagraph"/>
              <w:spacing w:before="2"/>
              <w:ind w:left="112"/>
              <w:rPr>
                <w:sz w:val="20"/>
              </w:rPr>
            </w:pPr>
            <w:r>
              <w:rPr>
                <w:sz w:val="20"/>
              </w:rPr>
              <w:t>Change Password</w:t>
            </w:r>
          </w:p>
        </w:tc>
      </w:tr>
      <w:tr w:rsidR="00E12622" w14:paraId="01ED3562" w14:textId="77777777" w:rsidTr="00012202">
        <w:trPr>
          <w:trHeight w:val="811"/>
        </w:trPr>
        <w:tc>
          <w:tcPr>
            <w:tcW w:w="1815" w:type="dxa"/>
            <w:shd w:val="clear" w:color="auto" w:fill="CCCCCC"/>
          </w:tcPr>
          <w:p w14:paraId="4E09BDBB" w14:textId="77777777" w:rsidR="00E12622" w:rsidRDefault="00E12622" w:rsidP="00012202">
            <w:pPr>
              <w:pStyle w:val="TableParagraph"/>
              <w:ind w:left="107" w:right="45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Impacted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System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Components</w:t>
            </w:r>
          </w:p>
        </w:tc>
        <w:tc>
          <w:tcPr>
            <w:tcW w:w="7448" w:type="dxa"/>
          </w:tcPr>
          <w:p w14:paraId="66C07FA1" w14:textId="77777777" w:rsidR="00E12622" w:rsidRDefault="00E12622" w:rsidP="00012202">
            <w:pPr>
              <w:pStyle w:val="TableParagraph"/>
              <w:spacing w:before="3"/>
              <w:ind w:left="112"/>
              <w:rPr>
                <w:sz w:val="20"/>
              </w:rPr>
            </w:pPr>
            <w:r>
              <w:rPr>
                <w:sz w:val="20"/>
              </w:rPr>
              <w:t>OCS, DGW, MW,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HAZELCAST, VOLTDB,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KAFKA</w:t>
            </w:r>
          </w:p>
        </w:tc>
      </w:tr>
      <w:tr w:rsidR="00E12622" w14:paraId="5DA51652" w14:textId="77777777" w:rsidTr="00012202">
        <w:trPr>
          <w:trHeight w:val="373"/>
        </w:trPr>
        <w:tc>
          <w:tcPr>
            <w:tcW w:w="1815" w:type="dxa"/>
            <w:shd w:val="clear" w:color="auto" w:fill="CCCCCC"/>
          </w:tcPr>
          <w:p w14:paraId="0425A7AE" w14:textId="77777777" w:rsidR="00E12622" w:rsidRDefault="00E12622" w:rsidP="00012202">
            <w:pPr>
              <w:pStyle w:val="TableParagraph"/>
              <w:spacing w:line="224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Pre-conditions</w:t>
            </w:r>
          </w:p>
        </w:tc>
        <w:tc>
          <w:tcPr>
            <w:tcW w:w="7448" w:type="dxa"/>
          </w:tcPr>
          <w:p w14:paraId="339E5EBC" w14:textId="6F6FC25B" w:rsidR="00E12622" w:rsidRDefault="00E12622" w:rsidP="00012202">
            <w:pPr>
              <w:pStyle w:val="TableParagraph"/>
              <w:spacing w:before="3"/>
              <w:ind w:left="112"/>
            </w:pPr>
            <w:r>
              <w:t>The</w:t>
            </w:r>
            <w:r>
              <w:rPr>
                <w:spacing w:val="-3"/>
              </w:rPr>
              <w:t xml:space="preserve"> </w:t>
            </w:r>
            <w:r>
              <w:t>user must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enter security code.</w:t>
            </w:r>
          </w:p>
        </w:tc>
      </w:tr>
      <w:tr w:rsidR="00E12622" w14:paraId="375A188E" w14:textId="77777777" w:rsidTr="00012202">
        <w:trPr>
          <w:trHeight w:val="349"/>
        </w:trPr>
        <w:tc>
          <w:tcPr>
            <w:tcW w:w="1815" w:type="dxa"/>
            <w:shd w:val="clear" w:color="auto" w:fill="CCCCCC"/>
          </w:tcPr>
          <w:p w14:paraId="2156360C" w14:textId="77777777" w:rsidR="00E12622" w:rsidRDefault="00E12622" w:rsidP="00012202">
            <w:pPr>
              <w:pStyle w:val="TableParagraph"/>
              <w:spacing w:line="224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Post-conditions</w:t>
            </w:r>
          </w:p>
        </w:tc>
        <w:tc>
          <w:tcPr>
            <w:tcW w:w="7448" w:type="dxa"/>
          </w:tcPr>
          <w:p w14:paraId="03643BE3" w14:textId="77777777" w:rsidR="00E12622" w:rsidRDefault="00E12622" w:rsidP="00012202">
            <w:pPr>
              <w:pStyle w:val="TableParagraph"/>
              <w:spacing w:line="247" w:lineRule="exact"/>
              <w:ind w:left="112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1"/>
              </w:rPr>
              <w:t xml:space="preserve"> </w:t>
            </w:r>
            <w:r>
              <w:t>logs</w:t>
            </w:r>
            <w:r>
              <w:rPr>
                <w:spacing w:val="-3"/>
              </w:rPr>
              <w:t xml:space="preserve"> </w:t>
            </w:r>
            <w:r>
              <w:t>into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rPr>
                <w:spacing w:val="2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new</w:t>
            </w:r>
            <w:r>
              <w:rPr>
                <w:spacing w:val="3"/>
              </w:rPr>
              <w:t xml:space="preserve"> </w:t>
            </w:r>
            <w:r>
              <w:t>password.</w:t>
            </w:r>
          </w:p>
        </w:tc>
      </w:tr>
      <w:tr w:rsidR="00E12622" w14:paraId="41B540CF" w14:textId="77777777" w:rsidTr="00012202">
        <w:trPr>
          <w:trHeight w:val="1818"/>
        </w:trPr>
        <w:tc>
          <w:tcPr>
            <w:tcW w:w="1815" w:type="dxa"/>
            <w:shd w:val="clear" w:color="auto" w:fill="CCCCCC"/>
          </w:tcPr>
          <w:p w14:paraId="166CD60E" w14:textId="77777777" w:rsidR="00E12622" w:rsidRDefault="00E12622" w:rsidP="00012202">
            <w:pPr>
              <w:pStyle w:val="TableParagraph"/>
              <w:ind w:left="107" w:right="35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Main Success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Scenario</w:t>
            </w:r>
          </w:p>
        </w:tc>
        <w:tc>
          <w:tcPr>
            <w:tcW w:w="7448" w:type="dxa"/>
          </w:tcPr>
          <w:p w14:paraId="2934412A" w14:textId="3267EEB5" w:rsidR="00E12622" w:rsidRDefault="00E12622" w:rsidP="00E12622">
            <w:pPr>
              <w:pStyle w:val="TableParagraph"/>
              <w:numPr>
                <w:ilvl w:val="0"/>
                <w:numId w:val="26"/>
              </w:numPr>
              <w:spacing w:before="61" w:line="602" w:lineRule="auto"/>
              <w:ind w:right="650"/>
            </w:pPr>
            <w:r w:rsidRPr="00E12622">
              <w:t>The user will enter her new password.</w:t>
            </w:r>
          </w:p>
          <w:p w14:paraId="4F45E2F7" w14:textId="77777777" w:rsidR="00E12622" w:rsidRDefault="00E12622" w:rsidP="00E12622">
            <w:pPr>
              <w:pStyle w:val="TableParagraph"/>
              <w:numPr>
                <w:ilvl w:val="0"/>
                <w:numId w:val="26"/>
              </w:numPr>
              <w:spacing w:before="61" w:line="602" w:lineRule="auto"/>
              <w:ind w:right="650"/>
            </w:pPr>
            <w:r w:rsidRPr="00E12622">
              <w:t>The user will re-enter the new password.</w:t>
            </w:r>
          </w:p>
          <w:p w14:paraId="7C180CF0" w14:textId="704FE26F" w:rsidR="00E12622" w:rsidRDefault="00E12622" w:rsidP="00E12622">
            <w:pPr>
              <w:pStyle w:val="TableParagraph"/>
              <w:numPr>
                <w:ilvl w:val="0"/>
                <w:numId w:val="26"/>
              </w:numPr>
              <w:spacing w:before="61" w:line="602" w:lineRule="auto"/>
              <w:ind w:right="650"/>
            </w:pPr>
            <w:r w:rsidRPr="00E12622">
              <w:t>The user should click on the change my password button.</w:t>
            </w:r>
          </w:p>
        </w:tc>
      </w:tr>
    </w:tbl>
    <w:p w14:paraId="0993AE69" w14:textId="3B1DD1FB" w:rsidR="00F107C4" w:rsidRPr="00E12622" w:rsidRDefault="00D93969" w:rsidP="000D5342">
      <w:p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 xml:space="preserve">5.5 </w:t>
      </w:r>
      <w:proofErr w:type="spellStart"/>
      <w:r w:rsidR="00672277" w:rsidRPr="00E12622">
        <w:rPr>
          <w:sz w:val="24"/>
          <w:szCs w:val="24"/>
        </w:rPr>
        <w:t>Use</w:t>
      </w:r>
      <w:proofErr w:type="spellEnd"/>
      <w:r w:rsidR="00672277" w:rsidRPr="00E12622">
        <w:rPr>
          <w:sz w:val="24"/>
          <w:szCs w:val="24"/>
        </w:rPr>
        <w:t xml:space="preserve"> Case </w:t>
      </w:r>
      <w:r w:rsidRPr="00E12622">
        <w:rPr>
          <w:sz w:val="24"/>
          <w:szCs w:val="24"/>
        </w:rPr>
        <w:t>5</w:t>
      </w:r>
    </w:p>
    <w:tbl>
      <w:tblPr>
        <w:tblStyle w:val="TableNormal"/>
        <w:tblW w:w="0" w:type="auto"/>
        <w:tblInd w:w="24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15"/>
        <w:gridCol w:w="7448"/>
      </w:tblGrid>
      <w:tr w:rsidR="00672277" w14:paraId="7C8883AC" w14:textId="77777777" w:rsidTr="00B94707">
        <w:trPr>
          <w:trHeight w:val="349"/>
        </w:trPr>
        <w:tc>
          <w:tcPr>
            <w:tcW w:w="1815" w:type="dxa"/>
            <w:shd w:val="clear" w:color="auto" w:fill="CCCCCC"/>
          </w:tcPr>
          <w:p w14:paraId="69908BAA" w14:textId="77777777" w:rsidR="00672277" w:rsidRDefault="00672277" w:rsidP="00B94707">
            <w:pPr>
              <w:pStyle w:val="TableParagraph"/>
              <w:spacing w:line="224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Summary</w:t>
            </w:r>
          </w:p>
        </w:tc>
        <w:tc>
          <w:tcPr>
            <w:tcW w:w="7448" w:type="dxa"/>
          </w:tcPr>
          <w:p w14:paraId="694AFAE8" w14:textId="77777777" w:rsidR="00672277" w:rsidRDefault="00672277" w:rsidP="00B94707">
            <w:pPr>
              <w:pStyle w:val="TableParagraph"/>
              <w:spacing w:before="2"/>
              <w:ind w:left="112"/>
              <w:rPr>
                <w:sz w:val="20"/>
              </w:rPr>
            </w:pPr>
            <w:r>
              <w:rPr>
                <w:sz w:val="20"/>
              </w:rPr>
              <w:t>Sign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Up</w:t>
            </w:r>
          </w:p>
        </w:tc>
      </w:tr>
      <w:tr w:rsidR="00672277" w14:paraId="16CD4900" w14:textId="77777777" w:rsidTr="00B94707">
        <w:trPr>
          <w:trHeight w:val="811"/>
        </w:trPr>
        <w:tc>
          <w:tcPr>
            <w:tcW w:w="1815" w:type="dxa"/>
            <w:shd w:val="clear" w:color="auto" w:fill="CCCCCC"/>
          </w:tcPr>
          <w:p w14:paraId="1C30652F" w14:textId="77777777" w:rsidR="00672277" w:rsidRDefault="00672277" w:rsidP="00B94707">
            <w:pPr>
              <w:pStyle w:val="TableParagraph"/>
              <w:ind w:left="107" w:right="45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Impacted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System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Components</w:t>
            </w:r>
          </w:p>
        </w:tc>
        <w:tc>
          <w:tcPr>
            <w:tcW w:w="7448" w:type="dxa"/>
          </w:tcPr>
          <w:p w14:paraId="07A66DC1" w14:textId="77777777" w:rsidR="00672277" w:rsidRDefault="00672277" w:rsidP="00B94707">
            <w:pPr>
              <w:pStyle w:val="TableParagraph"/>
              <w:spacing w:before="2"/>
              <w:ind w:left="112"/>
              <w:rPr>
                <w:sz w:val="20"/>
              </w:rPr>
            </w:pPr>
            <w:r>
              <w:rPr>
                <w:sz w:val="20"/>
              </w:rPr>
              <w:t>OCS, DGW, MW,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HAZELCAST, VOLTDB,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KAFKA</w:t>
            </w:r>
          </w:p>
        </w:tc>
      </w:tr>
      <w:tr w:rsidR="00672277" w14:paraId="2722EAF5" w14:textId="77777777" w:rsidTr="00B94707">
        <w:trPr>
          <w:trHeight w:val="373"/>
        </w:trPr>
        <w:tc>
          <w:tcPr>
            <w:tcW w:w="1815" w:type="dxa"/>
            <w:shd w:val="clear" w:color="auto" w:fill="CCCCCC"/>
          </w:tcPr>
          <w:p w14:paraId="5C764E34" w14:textId="77777777" w:rsidR="00672277" w:rsidRDefault="00672277" w:rsidP="00B94707">
            <w:pPr>
              <w:pStyle w:val="TableParagraph"/>
              <w:spacing w:line="224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Pre-conditions</w:t>
            </w:r>
          </w:p>
        </w:tc>
        <w:tc>
          <w:tcPr>
            <w:tcW w:w="7448" w:type="dxa"/>
          </w:tcPr>
          <w:p w14:paraId="41A30C7D" w14:textId="77777777" w:rsidR="00672277" w:rsidRDefault="00672277" w:rsidP="00B94707">
            <w:pPr>
              <w:pStyle w:val="TableParagraph"/>
              <w:spacing w:before="3"/>
              <w:ind w:left="112"/>
            </w:pPr>
            <w:r>
              <w:t>The user</w:t>
            </w:r>
            <w:r>
              <w:rPr>
                <w:spacing w:val="2"/>
              </w:rPr>
              <w:t xml:space="preserve"> </w:t>
            </w:r>
            <w:r>
              <w:t>must have an account.</w:t>
            </w:r>
          </w:p>
        </w:tc>
      </w:tr>
      <w:tr w:rsidR="00672277" w14:paraId="290BA0D2" w14:textId="77777777" w:rsidTr="00B94707">
        <w:trPr>
          <w:trHeight w:val="349"/>
        </w:trPr>
        <w:tc>
          <w:tcPr>
            <w:tcW w:w="1815" w:type="dxa"/>
            <w:shd w:val="clear" w:color="auto" w:fill="CCCCCC"/>
          </w:tcPr>
          <w:p w14:paraId="019C80CA" w14:textId="77777777" w:rsidR="00672277" w:rsidRDefault="00672277" w:rsidP="00B94707">
            <w:pPr>
              <w:pStyle w:val="TableParagraph"/>
              <w:spacing w:line="224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Post-conditions</w:t>
            </w:r>
          </w:p>
        </w:tc>
        <w:tc>
          <w:tcPr>
            <w:tcW w:w="7448" w:type="dxa"/>
          </w:tcPr>
          <w:p w14:paraId="6C05794E" w14:textId="77777777" w:rsidR="00672277" w:rsidRDefault="00672277" w:rsidP="00B94707">
            <w:pPr>
              <w:pStyle w:val="TableParagraph"/>
              <w:spacing w:before="3"/>
              <w:ind w:left="112"/>
            </w:pPr>
            <w:r>
              <w:t>User</w:t>
            </w:r>
            <w:r>
              <w:rPr>
                <w:spacing w:val="-2"/>
              </w:rPr>
              <w:t xml:space="preserve"> </w:t>
            </w:r>
            <w:r>
              <w:t>successfully</w:t>
            </w:r>
            <w:r>
              <w:rPr>
                <w:spacing w:val="-1"/>
              </w:rPr>
              <w:t xml:space="preserve"> </w:t>
            </w:r>
            <w:r>
              <w:t>registers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system</w:t>
            </w:r>
          </w:p>
        </w:tc>
      </w:tr>
      <w:tr w:rsidR="00672277" w14:paraId="409A615B" w14:textId="77777777" w:rsidTr="00B94707">
        <w:trPr>
          <w:trHeight w:val="1819"/>
        </w:trPr>
        <w:tc>
          <w:tcPr>
            <w:tcW w:w="1815" w:type="dxa"/>
            <w:shd w:val="clear" w:color="auto" w:fill="CCCCCC"/>
          </w:tcPr>
          <w:p w14:paraId="3E25647E" w14:textId="77777777" w:rsidR="00672277" w:rsidRDefault="00672277" w:rsidP="00B94707">
            <w:pPr>
              <w:pStyle w:val="TableParagraph"/>
              <w:ind w:left="107" w:right="35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Main Success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Scenario</w:t>
            </w:r>
          </w:p>
        </w:tc>
        <w:tc>
          <w:tcPr>
            <w:tcW w:w="7448" w:type="dxa"/>
          </w:tcPr>
          <w:p w14:paraId="7807E035" w14:textId="2F167045" w:rsidR="00E12622" w:rsidRDefault="00672277" w:rsidP="00672277">
            <w:pPr>
              <w:pStyle w:val="TableParagraph"/>
              <w:numPr>
                <w:ilvl w:val="0"/>
                <w:numId w:val="25"/>
              </w:numPr>
              <w:tabs>
                <w:tab w:val="left" w:pos="313"/>
              </w:tabs>
              <w:spacing w:before="61" w:line="244" w:lineRule="auto"/>
              <w:ind w:right="205" w:firstLine="0"/>
            </w:pPr>
            <w:r>
              <w:t>User registers to he/she system with her/his name, surname, password</w:t>
            </w:r>
            <w:r w:rsidR="00E12622">
              <w:t>, phone number, e-mail and security key.</w:t>
            </w:r>
          </w:p>
          <w:p w14:paraId="2C0D3DAF" w14:textId="7C0FE133" w:rsidR="00672277" w:rsidRDefault="00E12622" w:rsidP="00E12622">
            <w:pPr>
              <w:pStyle w:val="TableParagraph"/>
              <w:tabs>
                <w:tab w:val="left" w:pos="313"/>
              </w:tabs>
              <w:spacing w:before="61" w:line="244" w:lineRule="auto"/>
              <w:ind w:left="112" w:right="205"/>
              <w:rPr>
                <w:rFonts w:ascii="Arial"/>
                <w:b/>
                <w:sz w:val="32"/>
              </w:rPr>
            </w:pPr>
            <w:r>
              <w:t xml:space="preserve"> </w:t>
            </w:r>
          </w:p>
          <w:p w14:paraId="13043958" w14:textId="77777777" w:rsidR="00672277" w:rsidRDefault="00672277" w:rsidP="00672277">
            <w:pPr>
              <w:pStyle w:val="TableParagraph"/>
              <w:numPr>
                <w:ilvl w:val="0"/>
                <w:numId w:val="25"/>
              </w:numPr>
              <w:tabs>
                <w:tab w:val="left" w:pos="313"/>
              </w:tabs>
              <w:ind w:left="312" w:hanging="201"/>
            </w:pPr>
            <w:r>
              <w:t>User</w:t>
            </w:r>
            <w:r>
              <w:rPr>
                <w:spacing w:val="-1"/>
              </w:rPr>
              <w:t xml:space="preserve"> </w:t>
            </w:r>
            <w:r>
              <w:t>must</w:t>
            </w:r>
            <w:r>
              <w:rPr>
                <w:spacing w:val="-2"/>
              </w:rPr>
              <w:t xml:space="preserve"> </w:t>
            </w:r>
            <w:r>
              <w:t>select</w:t>
            </w:r>
            <w:r>
              <w:rPr>
                <w:spacing w:val="-2"/>
              </w:rPr>
              <w:t xml:space="preserve"> </w:t>
            </w:r>
            <w:r>
              <w:t>one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7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available</w:t>
            </w:r>
            <w:r>
              <w:rPr>
                <w:spacing w:val="-2"/>
              </w:rPr>
              <w:t xml:space="preserve"> </w:t>
            </w:r>
            <w:r>
              <w:t>packages.</w:t>
            </w:r>
          </w:p>
          <w:p w14:paraId="2418A57C" w14:textId="77777777" w:rsidR="00672277" w:rsidRDefault="00672277" w:rsidP="00B94707">
            <w:pPr>
              <w:pStyle w:val="TableParagraph"/>
              <w:spacing w:before="7"/>
              <w:rPr>
                <w:rFonts w:ascii="Arial"/>
                <w:b/>
                <w:sz w:val="32"/>
              </w:rPr>
            </w:pPr>
          </w:p>
          <w:p w14:paraId="60914895" w14:textId="77777777" w:rsidR="00672277" w:rsidRDefault="00672277" w:rsidP="00672277">
            <w:pPr>
              <w:pStyle w:val="TableParagraph"/>
              <w:numPr>
                <w:ilvl w:val="0"/>
                <w:numId w:val="25"/>
              </w:numPr>
              <w:tabs>
                <w:tab w:val="left" w:pos="373"/>
              </w:tabs>
              <w:spacing w:line="235" w:lineRule="exact"/>
              <w:ind w:left="372" w:hanging="261"/>
            </w:pPr>
            <w:r>
              <w:t>The</w:t>
            </w:r>
            <w:r>
              <w:rPr>
                <w:spacing w:val="1"/>
              </w:rPr>
              <w:t xml:space="preserve"> </w:t>
            </w:r>
            <w:r>
              <w:t>data</w:t>
            </w:r>
            <w:r>
              <w:rPr>
                <w:spacing w:val="2"/>
              </w:rPr>
              <w:t xml:space="preserve"> </w:t>
            </w:r>
            <w:r>
              <w:t>registered</w:t>
            </w:r>
            <w:r>
              <w:rPr>
                <w:spacing w:val="-2"/>
              </w:rPr>
              <w:t xml:space="preserve"> </w:t>
            </w:r>
            <w:r>
              <w:t>by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user</w:t>
            </w:r>
            <w:r>
              <w:rPr>
                <w:spacing w:val="-1"/>
              </w:rPr>
              <w:t xml:space="preserve"> </w:t>
            </w:r>
            <w:r>
              <w:t>is saved</w:t>
            </w:r>
            <w:r>
              <w:rPr>
                <w:spacing w:val="2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database.</w:t>
            </w:r>
          </w:p>
        </w:tc>
      </w:tr>
    </w:tbl>
    <w:p w14:paraId="7D95C91B" w14:textId="77777777" w:rsidR="00672277" w:rsidRDefault="00672277" w:rsidP="00672277">
      <w:pPr>
        <w:pStyle w:val="GvdeMetni"/>
        <w:rPr>
          <w:rFonts w:ascii="Arial"/>
          <w:b/>
        </w:rPr>
      </w:pPr>
    </w:p>
    <w:p w14:paraId="765103F8" w14:textId="77777777" w:rsidR="00672277" w:rsidRDefault="00672277" w:rsidP="00672277">
      <w:pPr>
        <w:pStyle w:val="GvdeMetni"/>
        <w:spacing w:before="6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24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15"/>
        <w:gridCol w:w="7448"/>
      </w:tblGrid>
      <w:tr w:rsidR="00672277" w14:paraId="54F0AF23" w14:textId="77777777" w:rsidTr="00B94707">
        <w:trPr>
          <w:trHeight w:val="349"/>
        </w:trPr>
        <w:tc>
          <w:tcPr>
            <w:tcW w:w="1815" w:type="dxa"/>
            <w:shd w:val="clear" w:color="auto" w:fill="CCCCCC"/>
          </w:tcPr>
          <w:p w14:paraId="1D124857" w14:textId="77777777" w:rsidR="00672277" w:rsidRDefault="00672277" w:rsidP="00B94707">
            <w:pPr>
              <w:pStyle w:val="TableParagraph"/>
              <w:spacing w:line="224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Alternate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Flows</w:t>
            </w:r>
          </w:p>
        </w:tc>
        <w:tc>
          <w:tcPr>
            <w:tcW w:w="7448" w:type="dxa"/>
          </w:tcPr>
          <w:p w14:paraId="616E0633" w14:textId="77777777" w:rsidR="00672277" w:rsidRDefault="00672277" w:rsidP="00B94707">
            <w:pPr>
              <w:pStyle w:val="TableParagraph"/>
              <w:spacing w:line="247" w:lineRule="exact"/>
              <w:ind w:left="112"/>
            </w:pPr>
            <w:r>
              <w:t>Unsuccessful</w:t>
            </w:r>
            <w:r>
              <w:rPr>
                <w:spacing w:val="-3"/>
              </w:rPr>
              <w:t xml:space="preserve"> </w:t>
            </w:r>
            <w:r>
              <w:t>Create</w:t>
            </w:r>
            <w:r>
              <w:rPr>
                <w:spacing w:val="1"/>
              </w:rPr>
              <w:t xml:space="preserve"> </w:t>
            </w:r>
            <w:r>
              <w:t>Costumer</w:t>
            </w:r>
          </w:p>
        </w:tc>
      </w:tr>
      <w:tr w:rsidR="00672277" w14:paraId="3B6C3B91" w14:textId="77777777" w:rsidTr="00B94707">
        <w:trPr>
          <w:trHeight w:val="1262"/>
        </w:trPr>
        <w:tc>
          <w:tcPr>
            <w:tcW w:w="1815" w:type="dxa"/>
            <w:shd w:val="clear" w:color="auto" w:fill="CCCCCC"/>
          </w:tcPr>
          <w:p w14:paraId="307BBF09" w14:textId="77777777" w:rsidR="00672277" w:rsidRDefault="00672277" w:rsidP="00B94707">
            <w:pPr>
              <w:pStyle w:val="TableParagraph"/>
              <w:ind w:left="107" w:right="13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lastRenderedPageBreak/>
              <w:t>Exceptions/</w:t>
            </w:r>
            <w:proofErr w:type="spellStart"/>
            <w:r>
              <w:rPr>
                <w:rFonts w:ascii="Arial"/>
                <w:b/>
                <w:sz w:val="20"/>
              </w:rPr>
              <w:t>Erro</w:t>
            </w:r>
            <w:proofErr w:type="spellEnd"/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proofErr w:type="spellStart"/>
            <w:r>
              <w:rPr>
                <w:rFonts w:ascii="Arial"/>
                <w:b/>
                <w:sz w:val="20"/>
              </w:rPr>
              <w:t>rs</w:t>
            </w:r>
            <w:proofErr w:type="spellEnd"/>
          </w:p>
        </w:tc>
        <w:tc>
          <w:tcPr>
            <w:tcW w:w="7448" w:type="dxa"/>
          </w:tcPr>
          <w:p w14:paraId="165C96A3" w14:textId="77777777" w:rsidR="00672277" w:rsidRDefault="00672277" w:rsidP="00672277">
            <w:pPr>
              <w:pStyle w:val="TableParagraph"/>
              <w:numPr>
                <w:ilvl w:val="0"/>
                <w:numId w:val="24"/>
              </w:numPr>
              <w:tabs>
                <w:tab w:val="left" w:pos="313"/>
              </w:tabs>
              <w:spacing w:before="3"/>
              <w:ind w:right="94" w:firstLine="0"/>
            </w:pPr>
            <w:r>
              <w:t>In</w:t>
            </w:r>
            <w:r>
              <w:rPr>
                <w:spacing w:val="29"/>
              </w:rPr>
              <w:t xml:space="preserve"> </w:t>
            </w:r>
            <w:r>
              <w:t>case</w:t>
            </w:r>
            <w:r>
              <w:rPr>
                <w:spacing w:val="26"/>
              </w:rPr>
              <w:t xml:space="preserve"> </w:t>
            </w:r>
            <w:r>
              <w:t>of</w:t>
            </w:r>
            <w:r>
              <w:rPr>
                <w:spacing w:val="31"/>
              </w:rPr>
              <w:t xml:space="preserve"> </w:t>
            </w:r>
            <w:r>
              <w:t>missing</w:t>
            </w:r>
            <w:r>
              <w:rPr>
                <w:spacing w:val="26"/>
              </w:rPr>
              <w:t xml:space="preserve"> </w:t>
            </w:r>
            <w:r>
              <w:t>or</w:t>
            </w:r>
            <w:r>
              <w:rPr>
                <w:spacing w:val="22"/>
              </w:rPr>
              <w:t xml:space="preserve"> </w:t>
            </w:r>
            <w:r>
              <w:t>incorrect</w:t>
            </w:r>
            <w:r>
              <w:rPr>
                <w:spacing w:val="25"/>
              </w:rPr>
              <w:t xml:space="preserve"> </w:t>
            </w:r>
            <w:r>
              <w:t>data,</w:t>
            </w:r>
            <w:r>
              <w:rPr>
                <w:spacing w:val="24"/>
              </w:rPr>
              <w:t xml:space="preserve"> </w:t>
            </w:r>
            <w:r>
              <w:t>the</w:t>
            </w:r>
            <w:r>
              <w:rPr>
                <w:spacing w:val="30"/>
              </w:rPr>
              <w:t xml:space="preserve"> </w:t>
            </w:r>
            <w:r>
              <w:t>subscriber</w:t>
            </w:r>
            <w:r>
              <w:rPr>
                <w:spacing w:val="26"/>
              </w:rPr>
              <w:t xml:space="preserve"> </w:t>
            </w:r>
            <w:r>
              <w:t>will</w:t>
            </w:r>
            <w:r>
              <w:rPr>
                <w:spacing w:val="28"/>
              </w:rPr>
              <w:t xml:space="preserve"> </w:t>
            </w:r>
            <w:r>
              <w:t>not</w:t>
            </w:r>
            <w:r>
              <w:rPr>
                <w:spacing w:val="24"/>
              </w:rPr>
              <w:t xml:space="preserve"> </w:t>
            </w:r>
            <w:r>
              <w:t>be</w:t>
            </w:r>
            <w:r>
              <w:rPr>
                <w:spacing w:val="26"/>
              </w:rPr>
              <w:t xml:space="preserve"> </w:t>
            </w:r>
            <w:r>
              <w:t>able</w:t>
            </w:r>
            <w:r>
              <w:rPr>
                <w:spacing w:val="30"/>
              </w:rPr>
              <w:t xml:space="preserve"> </w:t>
            </w:r>
            <w:r>
              <w:t>to</w:t>
            </w:r>
            <w:r>
              <w:rPr>
                <w:spacing w:val="-56"/>
              </w:rPr>
              <w:t xml:space="preserve"> </w:t>
            </w:r>
            <w:r>
              <w:t>register.</w:t>
            </w:r>
          </w:p>
          <w:p w14:paraId="790BA0EF" w14:textId="77777777" w:rsidR="00672277" w:rsidRDefault="00672277" w:rsidP="00B94707">
            <w:pPr>
              <w:pStyle w:val="TableParagraph"/>
              <w:spacing w:before="11"/>
              <w:rPr>
                <w:rFonts w:ascii="Arial"/>
                <w:b/>
                <w:sz w:val="20"/>
              </w:rPr>
            </w:pPr>
          </w:p>
          <w:p w14:paraId="4E29FA18" w14:textId="77777777" w:rsidR="00672277" w:rsidRDefault="00672277" w:rsidP="00672277">
            <w:pPr>
              <w:pStyle w:val="TableParagraph"/>
              <w:numPr>
                <w:ilvl w:val="0"/>
                <w:numId w:val="24"/>
              </w:numPr>
              <w:tabs>
                <w:tab w:val="left" w:pos="313"/>
              </w:tabs>
              <w:spacing w:line="250" w:lineRule="atLeast"/>
              <w:ind w:right="100" w:firstLine="0"/>
            </w:pPr>
            <w:r>
              <w:t>user</w:t>
            </w:r>
            <w:r>
              <w:rPr>
                <w:spacing w:val="-2"/>
              </w:rPr>
              <w:t xml:space="preserve"> </w:t>
            </w:r>
            <w:r>
              <w:t>must</w:t>
            </w:r>
            <w:r>
              <w:rPr>
                <w:spacing w:val="1"/>
              </w:rPr>
              <w:t xml:space="preserve"> </w:t>
            </w:r>
            <w:r>
              <w:t>select an</w:t>
            </w:r>
            <w:r>
              <w:rPr>
                <w:spacing w:val="2"/>
              </w:rPr>
              <w:t xml:space="preserve"> </w:t>
            </w:r>
            <w:r>
              <w:t>available</w:t>
            </w:r>
            <w:r>
              <w:rPr>
                <w:spacing w:val="1"/>
              </w:rPr>
              <w:t xml:space="preserve"> </w:t>
            </w:r>
            <w:r>
              <w:t>package.</w:t>
            </w:r>
            <w:r>
              <w:rPr>
                <w:spacing w:val="5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user</w:t>
            </w:r>
            <w:r>
              <w:rPr>
                <w:spacing w:val="2"/>
              </w:rPr>
              <w:t xml:space="preserve"> </w:t>
            </w:r>
            <w:r>
              <w:t>cannot</w:t>
            </w:r>
            <w:r>
              <w:rPr>
                <w:spacing w:val="5"/>
              </w:rPr>
              <w:t xml:space="preserve"> </w:t>
            </w:r>
            <w:r>
              <w:t>register</w:t>
            </w:r>
            <w:r>
              <w:rPr>
                <w:spacing w:val="3"/>
              </w:rPr>
              <w:t xml:space="preserve"> </w:t>
            </w:r>
            <w:r>
              <w:t>without</w:t>
            </w:r>
            <w:r>
              <w:rPr>
                <w:spacing w:val="-56"/>
              </w:rPr>
              <w:t xml:space="preserve"> </w:t>
            </w:r>
            <w:r>
              <w:t>selecting</w:t>
            </w:r>
            <w:r>
              <w:rPr>
                <w:spacing w:val="-1"/>
              </w:rPr>
              <w:t xml:space="preserve"> </w:t>
            </w:r>
            <w:r>
              <w:t>an existing package.</w:t>
            </w:r>
          </w:p>
        </w:tc>
      </w:tr>
      <w:tr w:rsidR="00672277" w14:paraId="3EF1B210" w14:textId="77777777" w:rsidTr="00B94707">
        <w:trPr>
          <w:trHeight w:val="373"/>
        </w:trPr>
        <w:tc>
          <w:tcPr>
            <w:tcW w:w="1815" w:type="dxa"/>
            <w:shd w:val="clear" w:color="auto" w:fill="CCCCCC"/>
          </w:tcPr>
          <w:p w14:paraId="42360324" w14:textId="77777777" w:rsidR="00672277" w:rsidRDefault="00672277" w:rsidP="00B94707">
            <w:pPr>
              <w:pStyle w:val="TableParagraph"/>
              <w:spacing w:line="224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Open Items</w:t>
            </w:r>
          </w:p>
        </w:tc>
        <w:tc>
          <w:tcPr>
            <w:tcW w:w="7448" w:type="dxa"/>
          </w:tcPr>
          <w:p w14:paraId="2D235146" w14:textId="77777777" w:rsidR="00672277" w:rsidRDefault="00672277" w:rsidP="00B9470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72277" w14:paraId="51AAD7AD" w14:textId="77777777" w:rsidTr="000D5342">
        <w:trPr>
          <w:trHeight w:val="127"/>
        </w:trPr>
        <w:tc>
          <w:tcPr>
            <w:tcW w:w="1815" w:type="dxa"/>
            <w:shd w:val="clear" w:color="auto" w:fill="CCCCCC"/>
          </w:tcPr>
          <w:p w14:paraId="5948DC2A" w14:textId="77777777" w:rsidR="00672277" w:rsidRDefault="00672277" w:rsidP="00B94707">
            <w:pPr>
              <w:pStyle w:val="TableParagraph"/>
              <w:ind w:left="107" w:right="33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Requirements</w:t>
            </w:r>
          </w:p>
        </w:tc>
        <w:tc>
          <w:tcPr>
            <w:tcW w:w="7448" w:type="dxa"/>
          </w:tcPr>
          <w:p w14:paraId="5B33149E" w14:textId="083F6E8C" w:rsidR="00672277" w:rsidRDefault="00672277" w:rsidP="00B94707">
            <w:pPr>
              <w:pStyle w:val="TableParagraph"/>
              <w:spacing w:before="3"/>
              <w:ind w:left="112"/>
            </w:pPr>
          </w:p>
        </w:tc>
      </w:tr>
    </w:tbl>
    <w:p w14:paraId="2220DF5E" w14:textId="77777777" w:rsidR="00672277" w:rsidRDefault="00672277" w:rsidP="00672277">
      <w:pPr>
        <w:pStyle w:val="GvdeMetni"/>
        <w:rPr>
          <w:rFonts w:ascii="Arial"/>
          <w:b/>
        </w:rPr>
      </w:pPr>
    </w:p>
    <w:p w14:paraId="6225D29E" w14:textId="77777777" w:rsidR="00672277" w:rsidRDefault="00672277" w:rsidP="00672277">
      <w:pPr>
        <w:pStyle w:val="GvdeMetni"/>
        <w:rPr>
          <w:rFonts w:ascii="Arial"/>
          <w:b/>
        </w:rPr>
      </w:pPr>
    </w:p>
    <w:p w14:paraId="4A5A42F8" w14:textId="254BE0EA" w:rsidR="00476A5F" w:rsidRPr="00386BFF" w:rsidRDefault="00476A5F" w:rsidP="00386BFF">
      <w:pPr>
        <w:spacing w:line="256" w:lineRule="auto"/>
        <w:rPr>
          <w:sz w:val="24"/>
          <w:szCs w:val="24"/>
        </w:rPr>
      </w:pPr>
    </w:p>
    <w:sectPr w:rsidR="00476A5F" w:rsidRPr="00386BFF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A33367" w14:textId="77777777" w:rsidR="002817C9" w:rsidRDefault="002817C9" w:rsidP="000D726D">
      <w:pPr>
        <w:spacing w:after="0" w:line="240" w:lineRule="auto"/>
      </w:pPr>
      <w:r>
        <w:separator/>
      </w:r>
    </w:p>
  </w:endnote>
  <w:endnote w:type="continuationSeparator" w:id="0">
    <w:p w14:paraId="70AC9DC2" w14:textId="77777777" w:rsidR="002817C9" w:rsidRDefault="002817C9" w:rsidP="000D72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Sans Serif">
    <w:panose1 w:val="020B0604020202020204"/>
    <w:charset w:val="A2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Haettenschweiler">
    <w:panose1 w:val="020B0706040902060204"/>
    <w:charset w:val="A2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Arial Bold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6C94E" w14:textId="77777777" w:rsidR="008A0F17" w:rsidRDefault="008A0F17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928" w:type="dxa"/>
      <w:tblLayout w:type="fixed"/>
      <w:tblLook w:val="0000" w:firstRow="0" w:lastRow="0" w:firstColumn="0" w:lastColumn="0" w:noHBand="0" w:noVBand="0"/>
    </w:tblPr>
    <w:tblGrid>
      <w:gridCol w:w="4642"/>
      <w:gridCol w:w="4286"/>
    </w:tblGrid>
    <w:tr w:rsidR="008A0F17" w14:paraId="4D96ED7E" w14:textId="77777777" w:rsidTr="00BB78AA">
      <w:trPr>
        <w:ins w:id="231" w:author="M.Ali FIRAT" w:date="2023-08-09T11:00:00Z"/>
      </w:trPr>
      <w:tc>
        <w:tcPr>
          <w:tcW w:w="8928" w:type="dxa"/>
          <w:gridSpan w:val="2"/>
          <w:tcBorders>
            <w:top w:val="single" w:sz="4" w:space="0" w:color="auto"/>
          </w:tcBorders>
        </w:tcPr>
        <w:p w14:paraId="7A709F29" w14:textId="58EFA368" w:rsidR="008A0F17" w:rsidRPr="003D506C" w:rsidRDefault="008A0F17" w:rsidP="008A0F17">
          <w:pPr>
            <w:pStyle w:val="a"/>
            <w:tabs>
              <w:tab w:val="clear" w:pos="8640"/>
              <w:tab w:val="right" w:pos="8789"/>
            </w:tabs>
            <w:spacing w:before="80" w:after="120"/>
            <w:rPr>
              <w:ins w:id="232" w:author="M.Ali FIRAT" w:date="2023-08-09T11:00:00Z"/>
              <w:rFonts w:cs="Arial"/>
            </w:rPr>
          </w:pPr>
          <w:ins w:id="233" w:author="M.Ali FIRAT" w:date="2023-08-09T11:00:00Z">
            <w:r>
              <w:rPr>
                <w:rFonts w:cs="Arial"/>
                <w:noProof/>
                <w:sz w:val="18"/>
                <w:szCs w:val="18"/>
              </w:rPr>
              <w:drawing>
                <wp:inline distT="0" distB="0" distL="0" distR="0" wp14:anchorId="7C44E776" wp14:editId="6DF130F2">
                  <wp:extent cx="228600" cy="152400"/>
                  <wp:effectExtent l="0" t="0" r="0" b="0"/>
                  <wp:docPr id="3" name="Resi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sz w:val="18"/>
                <w:szCs w:val="18"/>
              </w:rPr>
              <w:t xml:space="preserve"> </w:t>
            </w:r>
            <w:r w:rsidRPr="003D506C">
              <w:rPr>
                <w:rFonts w:cs="Arial"/>
                <w:sz w:val="18"/>
                <w:szCs w:val="18"/>
              </w:rPr>
              <w:sym w:font="Symbol" w:char="F0D3"/>
            </w:r>
            <w:r w:rsidRPr="003D506C">
              <w:rPr>
                <w:rFonts w:cs="Arial"/>
                <w:sz w:val="18"/>
                <w:szCs w:val="18"/>
              </w:rPr>
              <w:t xml:space="preserve"> </w:t>
            </w:r>
            <w:r>
              <w:rPr>
                <w:rFonts w:cs="Arial"/>
                <w:sz w:val="18"/>
                <w:szCs w:val="18"/>
              </w:rPr>
              <w:t xml:space="preserve">i2i Systems 2014                                    </w:t>
            </w:r>
            <w:r w:rsidRPr="003D506C">
              <w:rPr>
                <w:rFonts w:cs="Arial"/>
                <w:sz w:val="18"/>
                <w:szCs w:val="18"/>
              </w:rPr>
              <w:t>In commercial confidence</w:t>
            </w:r>
            <w:r>
              <w:rPr>
                <w:rFonts w:cs="Arial"/>
                <w:sz w:val="18"/>
                <w:szCs w:val="18"/>
              </w:rPr>
              <w:tab/>
            </w:r>
            <w:proofErr w:type="spellStart"/>
            <w:r>
              <w:rPr>
                <w:rFonts w:cs="Arial"/>
                <w:sz w:val="18"/>
                <w:szCs w:val="18"/>
              </w:rPr>
              <w:t>Pg</w:t>
            </w:r>
            <w:proofErr w:type="spellEnd"/>
            <w:r>
              <w:rPr>
                <w:rFonts w:cs="Arial"/>
                <w:sz w:val="18"/>
                <w:szCs w:val="18"/>
              </w:rPr>
              <w:t xml:space="preserve"> |</w:t>
            </w:r>
            <w:r w:rsidRPr="003D506C">
              <w:rPr>
                <w:rFonts w:cs="Arial"/>
                <w:sz w:val="18"/>
                <w:szCs w:val="18"/>
              </w:rPr>
              <w:t xml:space="preserve"> </w:t>
            </w:r>
            <w:r w:rsidRPr="003D506C">
              <w:rPr>
                <w:rStyle w:val="SayfaNumaras"/>
                <w:rFonts w:eastAsiaTheme="majorEastAsia" w:cs="Arial"/>
                <w:sz w:val="18"/>
                <w:szCs w:val="18"/>
              </w:rPr>
              <w:fldChar w:fldCharType="begin"/>
            </w:r>
            <w:r w:rsidRPr="003D506C">
              <w:rPr>
                <w:rStyle w:val="SayfaNumaras"/>
                <w:rFonts w:eastAsiaTheme="majorEastAsia" w:cs="Arial"/>
                <w:sz w:val="18"/>
                <w:szCs w:val="18"/>
              </w:rPr>
              <w:instrText xml:space="preserve"> PAGE </w:instrText>
            </w:r>
            <w:r w:rsidRPr="003D506C">
              <w:rPr>
                <w:rStyle w:val="SayfaNumaras"/>
                <w:rFonts w:eastAsiaTheme="majorEastAsia" w:cs="Arial"/>
                <w:sz w:val="18"/>
                <w:szCs w:val="18"/>
              </w:rPr>
              <w:fldChar w:fldCharType="separate"/>
            </w:r>
            <w:r>
              <w:rPr>
                <w:rStyle w:val="SayfaNumaras"/>
                <w:rFonts w:eastAsiaTheme="majorEastAsia" w:cs="Arial"/>
                <w:noProof/>
                <w:sz w:val="18"/>
                <w:szCs w:val="18"/>
              </w:rPr>
              <w:t>11</w:t>
            </w:r>
            <w:r w:rsidRPr="003D506C">
              <w:rPr>
                <w:rStyle w:val="SayfaNumaras"/>
                <w:rFonts w:eastAsiaTheme="majorEastAsia" w:cs="Arial"/>
                <w:sz w:val="18"/>
                <w:szCs w:val="18"/>
              </w:rPr>
              <w:fldChar w:fldCharType="end"/>
            </w:r>
            <w:r w:rsidRPr="003D506C">
              <w:rPr>
                <w:rStyle w:val="SayfaNumaras"/>
                <w:rFonts w:eastAsiaTheme="majorEastAsia" w:cs="Arial"/>
                <w:sz w:val="18"/>
                <w:szCs w:val="18"/>
              </w:rPr>
              <w:t xml:space="preserve"> </w:t>
            </w:r>
            <w:r>
              <w:rPr>
                <w:rStyle w:val="SayfaNumaras"/>
                <w:rFonts w:eastAsiaTheme="majorEastAsia" w:cs="Arial"/>
                <w:sz w:val="18"/>
                <w:szCs w:val="18"/>
              </w:rPr>
              <w:t>of</w:t>
            </w:r>
            <w:r w:rsidRPr="003D506C">
              <w:rPr>
                <w:rStyle w:val="SayfaNumaras"/>
                <w:rFonts w:eastAsiaTheme="majorEastAsia" w:cs="Arial"/>
                <w:sz w:val="18"/>
                <w:szCs w:val="18"/>
              </w:rPr>
              <w:t xml:space="preserve"> </w:t>
            </w:r>
            <w:r w:rsidRPr="003D506C">
              <w:rPr>
                <w:rStyle w:val="SayfaNumaras"/>
                <w:rFonts w:eastAsiaTheme="majorEastAsia" w:cs="Arial"/>
                <w:sz w:val="18"/>
                <w:szCs w:val="18"/>
              </w:rPr>
              <w:fldChar w:fldCharType="begin"/>
            </w:r>
            <w:r w:rsidRPr="003D506C">
              <w:rPr>
                <w:rStyle w:val="SayfaNumaras"/>
                <w:rFonts w:eastAsiaTheme="majorEastAsia" w:cs="Arial"/>
                <w:sz w:val="18"/>
                <w:szCs w:val="18"/>
              </w:rPr>
              <w:instrText xml:space="preserve"> NUMPAGES </w:instrText>
            </w:r>
            <w:r w:rsidRPr="003D506C">
              <w:rPr>
                <w:rStyle w:val="SayfaNumaras"/>
                <w:rFonts w:eastAsiaTheme="majorEastAsia" w:cs="Arial"/>
                <w:sz w:val="18"/>
                <w:szCs w:val="18"/>
              </w:rPr>
              <w:fldChar w:fldCharType="separate"/>
            </w:r>
            <w:r>
              <w:rPr>
                <w:rStyle w:val="SayfaNumaras"/>
                <w:rFonts w:eastAsiaTheme="majorEastAsia" w:cs="Arial"/>
                <w:noProof/>
                <w:sz w:val="18"/>
                <w:szCs w:val="18"/>
              </w:rPr>
              <w:t>23</w:t>
            </w:r>
            <w:r w:rsidRPr="003D506C">
              <w:rPr>
                <w:rStyle w:val="SayfaNumaras"/>
                <w:rFonts w:eastAsiaTheme="majorEastAsia" w:cs="Arial"/>
                <w:sz w:val="18"/>
                <w:szCs w:val="18"/>
              </w:rPr>
              <w:fldChar w:fldCharType="end"/>
            </w:r>
          </w:ins>
        </w:p>
      </w:tc>
    </w:tr>
    <w:tr w:rsidR="008A0F17" w14:paraId="13CB4495" w14:textId="77777777" w:rsidTr="00BB78AA">
      <w:trPr>
        <w:ins w:id="234" w:author="M.Ali FIRAT" w:date="2023-08-09T11:00:00Z"/>
      </w:trPr>
      <w:tc>
        <w:tcPr>
          <w:tcW w:w="4642" w:type="dxa"/>
        </w:tcPr>
        <w:p w14:paraId="3221CF85" w14:textId="77777777" w:rsidR="008A0F17" w:rsidRPr="003D506C" w:rsidRDefault="008A0F17" w:rsidP="008A0F17">
          <w:pPr>
            <w:pStyle w:val="a"/>
            <w:rPr>
              <w:ins w:id="235" w:author="M.Ali FIRAT" w:date="2023-08-09T11:00:00Z"/>
              <w:rFonts w:cs="Arial"/>
              <w:sz w:val="18"/>
              <w:szCs w:val="18"/>
            </w:rPr>
          </w:pPr>
          <w:ins w:id="236" w:author="M.Ali FIRAT" w:date="2023-08-09T11:00:00Z">
            <w:r>
              <w:rPr>
                <w:rFonts w:cs="Arial"/>
                <w:sz w:val="18"/>
                <w:szCs w:val="18"/>
              </w:rPr>
              <w:t>System Requirements Specification  v1.1.5</w:t>
            </w:r>
          </w:ins>
        </w:p>
      </w:tc>
      <w:tc>
        <w:tcPr>
          <w:tcW w:w="4286" w:type="dxa"/>
        </w:tcPr>
        <w:p w14:paraId="5622E580" w14:textId="77777777" w:rsidR="008A0F17" w:rsidRPr="003D506C" w:rsidRDefault="008A0F17" w:rsidP="008A0F17">
          <w:pPr>
            <w:pStyle w:val="a"/>
            <w:ind w:right="-77"/>
            <w:jc w:val="right"/>
            <w:rPr>
              <w:ins w:id="237" w:author="M.Ali FIRAT" w:date="2023-08-09T11:00:00Z"/>
              <w:rFonts w:cs="Arial"/>
              <w:sz w:val="18"/>
              <w:szCs w:val="18"/>
            </w:rPr>
          </w:pPr>
          <w:ins w:id="238" w:author="M.Ali FIRAT" w:date="2023-08-09T11:00:00Z">
            <w:r>
              <w:rPr>
                <w:rFonts w:cs="Arial"/>
                <w:sz w:val="18"/>
                <w:szCs w:val="18"/>
              </w:rPr>
              <w:t>Reference SI</w:t>
            </w:r>
            <w:r w:rsidRPr="002309F2">
              <w:rPr>
                <w:rFonts w:cs="Arial"/>
                <w:sz w:val="18"/>
                <w:szCs w:val="18"/>
              </w:rPr>
              <w:t>BOX-0</w:t>
            </w:r>
            <w:r>
              <w:rPr>
                <w:rFonts w:cs="Arial"/>
                <w:sz w:val="18"/>
                <w:szCs w:val="18"/>
              </w:rPr>
              <w:t>5</w:t>
            </w:r>
            <w:r w:rsidRPr="002309F2">
              <w:rPr>
                <w:rFonts w:cs="Arial"/>
                <w:sz w:val="18"/>
                <w:szCs w:val="18"/>
              </w:rPr>
              <w:t>0</w:t>
            </w:r>
            <w:r>
              <w:rPr>
                <w:rFonts w:cs="Arial"/>
                <w:sz w:val="18"/>
                <w:szCs w:val="18"/>
              </w:rPr>
              <w:t>1</w:t>
            </w:r>
          </w:ins>
        </w:p>
      </w:tc>
    </w:tr>
  </w:tbl>
  <w:p w14:paraId="25190183" w14:textId="1168486D" w:rsidR="000D726D" w:rsidRDefault="000D726D">
    <w:pPr>
      <w:pStyle w:val="AltBilgi"/>
    </w:pPr>
    <w:del w:id="239" w:author="M.Ali FIRAT" w:date="2023-08-09T11:00:00Z">
      <w:r w:rsidDel="008A0F17">
        <w:sym w:font="Symbol" w:char="F0D3"/>
      </w:r>
      <w:r w:rsidDel="008A0F17">
        <w:delText xml:space="preserve">i2i Systems 2023                                  In commercial confidence </w:delText>
      </w:r>
    </w:del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24F67C6" wp14:editId="5B4CDDF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Dikdörtgen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3D51DE4" id="Dikdörtgen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" filled="f" strokecolor="#747070 [1614]" strokeweight="1.25pt">
              <w10:wrap anchorx="page" anchory="page"/>
            </v:rect>
          </w:pict>
        </mc:Fallback>
      </mc:AlternateContent>
    </w:r>
    <w:del w:id="240" w:author="M.Ali FIRAT" w:date="2023-08-09T11:00:00Z">
      <w:r w:rsidDel="008A0F17">
        <w:rPr>
          <w:color w:val="4472C4" w:themeColor="accent1"/>
        </w:rPr>
        <w:delText xml:space="preserve">  </w:delText>
      </w:r>
    </w:del>
    <w:r>
      <w:rPr>
        <w:color w:val="4472C4" w:themeColor="accent1"/>
      </w:rPr>
      <w:t xml:space="preserve">                                                   </w:t>
    </w:r>
    <w:del w:id="241" w:author="M.Ali FIRAT" w:date="2023-08-09T11:00:00Z">
      <w:r w:rsidRPr="000D5342" w:rsidDel="008A0F17">
        <w:rPr>
          <w:rFonts w:asciiTheme="majorHAnsi" w:eastAsiaTheme="majorEastAsia" w:hAnsiTheme="majorHAnsi" w:cstheme="majorBidi"/>
          <w:color w:val="000000" w:themeColor="text1"/>
          <w:sz w:val="20"/>
          <w:szCs w:val="20"/>
        </w:rPr>
        <w:delText xml:space="preserve">page </w:delText>
      </w:r>
      <w:r w:rsidRPr="000D5342" w:rsidDel="008A0F17">
        <w:rPr>
          <w:rFonts w:eastAsiaTheme="minorEastAsia"/>
          <w:color w:val="000000" w:themeColor="text1"/>
          <w:sz w:val="20"/>
          <w:szCs w:val="20"/>
        </w:rPr>
        <w:fldChar w:fldCharType="begin"/>
      </w:r>
      <w:r w:rsidRPr="000D5342" w:rsidDel="008A0F17">
        <w:rPr>
          <w:color w:val="000000" w:themeColor="text1"/>
          <w:sz w:val="20"/>
          <w:szCs w:val="20"/>
        </w:rPr>
        <w:delInstrText>PAGE    \* MERGEFORMAT</w:delInstrText>
      </w:r>
      <w:r w:rsidRPr="000D5342" w:rsidDel="008A0F17">
        <w:rPr>
          <w:rFonts w:eastAsiaTheme="minorEastAsia"/>
          <w:color w:val="000000" w:themeColor="text1"/>
          <w:sz w:val="20"/>
          <w:szCs w:val="20"/>
        </w:rPr>
        <w:fldChar w:fldCharType="separate"/>
      </w:r>
      <w:r w:rsidRPr="000D5342" w:rsidDel="008A0F17">
        <w:rPr>
          <w:rFonts w:asciiTheme="majorHAnsi" w:eastAsiaTheme="majorEastAsia" w:hAnsiTheme="majorHAnsi" w:cstheme="majorBidi"/>
          <w:color w:val="000000" w:themeColor="text1"/>
          <w:sz w:val="20"/>
          <w:szCs w:val="20"/>
        </w:rPr>
        <w:delText>2</w:delText>
      </w:r>
      <w:r w:rsidRPr="000D5342" w:rsidDel="008A0F17">
        <w:rPr>
          <w:rFonts w:asciiTheme="majorHAnsi" w:eastAsiaTheme="majorEastAsia" w:hAnsiTheme="majorHAnsi" w:cstheme="majorBidi"/>
          <w:color w:val="000000" w:themeColor="text1"/>
          <w:sz w:val="20"/>
          <w:szCs w:val="20"/>
        </w:rPr>
        <w:fldChar w:fldCharType="end"/>
      </w:r>
    </w:del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9957D" w14:textId="77777777" w:rsidR="008A0F17" w:rsidRDefault="008A0F17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F5277" w14:textId="77777777" w:rsidR="002817C9" w:rsidRDefault="002817C9" w:rsidP="000D726D">
      <w:pPr>
        <w:spacing w:after="0" w:line="240" w:lineRule="auto"/>
      </w:pPr>
      <w:r>
        <w:separator/>
      </w:r>
    </w:p>
  </w:footnote>
  <w:footnote w:type="continuationSeparator" w:id="0">
    <w:p w14:paraId="3AE68592" w14:textId="77777777" w:rsidR="002817C9" w:rsidRDefault="002817C9" w:rsidP="000D72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BEFB3" w14:textId="77777777" w:rsidR="008A0F17" w:rsidRDefault="008A0F17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00E62" w14:textId="3C42D355" w:rsidR="00EB4385" w:rsidRPr="003E0BEF" w:rsidRDefault="00EB4385" w:rsidP="00EB4385">
    <w:pPr>
      <w:pStyle w:val="h"/>
      <w:rPr>
        <w:ins w:id="227" w:author="M.Ali FIRAT" w:date="2023-08-08T23:02:00Z"/>
        <w:rFonts w:ascii="Haettenschweiler" w:hAnsi="Haettenschweiler" w:cs="Tahoma"/>
        <w:bCs/>
        <w:color w:val="003366"/>
        <w:sz w:val="48"/>
      </w:rPr>
    </w:pPr>
    <w:ins w:id="228" w:author="M.Ali FIRAT" w:date="2023-08-08T23:02:00Z">
      <w:r>
        <w:rPr>
          <w:rFonts w:ascii="Arial Bold" w:hAnsi="Arial Bold"/>
          <w:b/>
          <w:noProof/>
          <w:sz w:val="24"/>
        </w:rPr>
        <w:t xml:space="preserve">                                                                                                    </w:t>
      </w:r>
      <w:r w:rsidRPr="003E0BEF">
        <w:rPr>
          <w:rFonts w:ascii="Arial Bold" w:hAnsi="Arial Bold"/>
          <w:b/>
          <w:noProof/>
          <w:sz w:val="24"/>
        </w:rPr>
        <w:drawing>
          <wp:inline distT="0" distB="0" distL="0" distR="0" wp14:anchorId="11149F72" wp14:editId="5F3583B9">
            <wp:extent cx="1440180" cy="358140"/>
            <wp:effectExtent l="0" t="0" r="7620" b="3810"/>
            <wp:docPr id="5" name="Resim 5" descr="C:\Users\SHEPER\Documents\I2I INFO\Templates\i2i LOGO\i2i-logo-tran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EPER\Documents\I2I INFO\Templates\i2i LOGO\i2i-logo-trans.gif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ins>
  </w:p>
  <w:p w14:paraId="18D45C15" w14:textId="2AD78343" w:rsidR="00EB4385" w:rsidRDefault="00EB4385">
    <w:pPr>
      <w:pStyle w:val="stBilgi"/>
      <w:rPr>
        <w:ins w:id="229" w:author="M.Ali FIRAT" w:date="2023-08-08T23:02:00Z"/>
      </w:rPr>
    </w:pPr>
    <w:ins w:id="230" w:author="M.Ali FIRAT" w:date="2023-08-08T23:02:00Z">
      <w:r>
        <w:t xml:space="preserve"> </w:t>
      </w:r>
    </w:ins>
  </w:p>
  <w:p w14:paraId="07B312B2" w14:textId="77777777" w:rsidR="00EB4385" w:rsidRDefault="00EB4385">
    <w:pPr>
      <w:pStyle w:val="stBilgi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C6802" w14:textId="77777777" w:rsidR="008A0F17" w:rsidRDefault="008A0F17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00266"/>
    <w:multiLevelType w:val="hybridMultilevel"/>
    <w:tmpl w:val="3F62FF3C"/>
    <w:lvl w:ilvl="0" w:tplc="EB0AA388">
      <w:start w:val="1"/>
      <w:numFmt w:val="decimal"/>
      <w:lvlText w:val="%1-"/>
      <w:lvlJc w:val="left"/>
      <w:pPr>
        <w:ind w:left="1068" w:hanging="360"/>
      </w:pPr>
      <w:rPr>
        <w:rFonts w:hint="default"/>
        <w:sz w:val="22"/>
        <w:szCs w:val="22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148D9"/>
    <w:multiLevelType w:val="hybridMultilevel"/>
    <w:tmpl w:val="C45A4A96"/>
    <w:lvl w:ilvl="0" w:tplc="B49E9AAC">
      <w:numFmt w:val="bullet"/>
      <w:lvlText w:val=""/>
      <w:lvlJc w:val="left"/>
      <w:pPr>
        <w:ind w:left="949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6420ADC2">
      <w:numFmt w:val="bullet"/>
      <w:lvlText w:val="•"/>
      <w:lvlJc w:val="left"/>
      <w:pPr>
        <w:ind w:left="1896" w:hanging="361"/>
      </w:pPr>
      <w:rPr>
        <w:rFonts w:hint="default"/>
        <w:lang w:val="en-US" w:eastAsia="en-US" w:bidi="ar-SA"/>
      </w:rPr>
    </w:lvl>
    <w:lvl w:ilvl="2" w:tplc="8400644A">
      <w:numFmt w:val="bullet"/>
      <w:lvlText w:val="•"/>
      <w:lvlJc w:val="left"/>
      <w:pPr>
        <w:ind w:left="2852" w:hanging="361"/>
      </w:pPr>
      <w:rPr>
        <w:rFonts w:hint="default"/>
        <w:lang w:val="en-US" w:eastAsia="en-US" w:bidi="ar-SA"/>
      </w:rPr>
    </w:lvl>
    <w:lvl w:ilvl="3" w:tplc="FE2CA804">
      <w:numFmt w:val="bullet"/>
      <w:lvlText w:val="•"/>
      <w:lvlJc w:val="left"/>
      <w:pPr>
        <w:ind w:left="3808" w:hanging="361"/>
      </w:pPr>
      <w:rPr>
        <w:rFonts w:hint="default"/>
        <w:lang w:val="en-US" w:eastAsia="en-US" w:bidi="ar-SA"/>
      </w:rPr>
    </w:lvl>
    <w:lvl w:ilvl="4" w:tplc="401CEE6C">
      <w:numFmt w:val="bullet"/>
      <w:lvlText w:val="•"/>
      <w:lvlJc w:val="left"/>
      <w:pPr>
        <w:ind w:left="4764" w:hanging="361"/>
      </w:pPr>
      <w:rPr>
        <w:rFonts w:hint="default"/>
        <w:lang w:val="en-US" w:eastAsia="en-US" w:bidi="ar-SA"/>
      </w:rPr>
    </w:lvl>
    <w:lvl w:ilvl="5" w:tplc="5170881A">
      <w:numFmt w:val="bullet"/>
      <w:lvlText w:val="•"/>
      <w:lvlJc w:val="left"/>
      <w:pPr>
        <w:ind w:left="5720" w:hanging="361"/>
      </w:pPr>
      <w:rPr>
        <w:rFonts w:hint="default"/>
        <w:lang w:val="en-US" w:eastAsia="en-US" w:bidi="ar-SA"/>
      </w:rPr>
    </w:lvl>
    <w:lvl w:ilvl="6" w:tplc="EB7EC4EE">
      <w:numFmt w:val="bullet"/>
      <w:lvlText w:val="•"/>
      <w:lvlJc w:val="left"/>
      <w:pPr>
        <w:ind w:left="6676" w:hanging="361"/>
      </w:pPr>
      <w:rPr>
        <w:rFonts w:hint="default"/>
        <w:lang w:val="en-US" w:eastAsia="en-US" w:bidi="ar-SA"/>
      </w:rPr>
    </w:lvl>
    <w:lvl w:ilvl="7" w:tplc="56DCC844">
      <w:numFmt w:val="bullet"/>
      <w:lvlText w:val="•"/>
      <w:lvlJc w:val="left"/>
      <w:pPr>
        <w:ind w:left="7632" w:hanging="361"/>
      </w:pPr>
      <w:rPr>
        <w:rFonts w:hint="default"/>
        <w:lang w:val="en-US" w:eastAsia="en-US" w:bidi="ar-SA"/>
      </w:rPr>
    </w:lvl>
    <w:lvl w:ilvl="8" w:tplc="9466AF00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0AE701BC"/>
    <w:multiLevelType w:val="hybridMultilevel"/>
    <w:tmpl w:val="5622A9DC"/>
    <w:lvl w:ilvl="0" w:tplc="EB0AA388">
      <w:start w:val="1"/>
      <w:numFmt w:val="decimal"/>
      <w:lvlText w:val="%1-"/>
      <w:lvlJc w:val="left"/>
      <w:pPr>
        <w:ind w:left="1068" w:hanging="360"/>
      </w:pPr>
      <w:rPr>
        <w:rFonts w:hint="default"/>
        <w:sz w:val="22"/>
        <w:szCs w:val="22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A62278"/>
    <w:multiLevelType w:val="hybridMultilevel"/>
    <w:tmpl w:val="CA1640E4"/>
    <w:lvl w:ilvl="0" w:tplc="A77A7FEA">
      <w:start w:val="1"/>
      <w:numFmt w:val="decimal"/>
      <w:lvlText w:val="%1-"/>
      <w:lvlJc w:val="left"/>
      <w:pPr>
        <w:ind w:left="1068" w:hanging="360"/>
      </w:pPr>
    </w:lvl>
    <w:lvl w:ilvl="1" w:tplc="041F0019">
      <w:start w:val="1"/>
      <w:numFmt w:val="lowerLetter"/>
      <w:lvlText w:val="%2."/>
      <w:lvlJc w:val="left"/>
      <w:pPr>
        <w:ind w:left="1788" w:hanging="360"/>
      </w:pPr>
    </w:lvl>
    <w:lvl w:ilvl="2" w:tplc="041F001B">
      <w:start w:val="1"/>
      <w:numFmt w:val="lowerRoman"/>
      <w:lvlText w:val="%3."/>
      <w:lvlJc w:val="right"/>
      <w:pPr>
        <w:ind w:left="2508" w:hanging="180"/>
      </w:pPr>
    </w:lvl>
    <w:lvl w:ilvl="3" w:tplc="041F000F">
      <w:start w:val="1"/>
      <w:numFmt w:val="decimal"/>
      <w:lvlText w:val="%4."/>
      <w:lvlJc w:val="left"/>
      <w:pPr>
        <w:ind w:left="3228" w:hanging="360"/>
      </w:pPr>
    </w:lvl>
    <w:lvl w:ilvl="4" w:tplc="041F0019">
      <w:start w:val="1"/>
      <w:numFmt w:val="lowerLetter"/>
      <w:lvlText w:val="%5."/>
      <w:lvlJc w:val="left"/>
      <w:pPr>
        <w:ind w:left="3948" w:hanging="360"/>
      </w:pPr>
    </w:lvl>
    <w:lvl w:ilvl="5" w:tplc="041F001B">
      <w:start w:val="1"/>
      <w:numFmt w:val="lowerRoman"/>
      <w:lvlText w:val="%6."/>
      <w:lvlJc w:val="right"/>
      <w:pPr>
        <w:ind w:left="4668" w:hanging="180"/>
      </w:pPr>
    </w:lvl>
    <w:lvl w:ilvl="6" w:tplc="041F000F">
      <w:start w:val="1"/>
      <w:numFmt w:val="decimal"/>
      <w:lvlText w:val="%7."/>
      <w:lvlJc w:val="left"/>
      <w:pPr>
        <w:ind w:left="5388" w:hanging="360"/>
      </w:pPr>
    </w:lvl>
    <w:lvl w:ilvl="7" w:tplc="041F0019">
      <w:start w:val="1"/>
      <w:numFmt w:val="lowerLetter"/>
      <w:lvlText w:val="%8."/>
      <w:lvlJc w:val="left"/>
      <w:pPr>
        <w:ind w:left="6108" w:hanging="360"/>
      </w:pPr>
    </w:lvl>
    <w:lvl w:ilvl="8" w:tplc="041F001B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3665A96"/>
    <w:multiLevelType w:val="hybridMultilevel"/>
    <w:tmpl w:val="CA1640E4"/>
    <w:lvl w:ilvl="0" w:tplc="A77A7FEA">
      <w:start w:val="1"/>
      <w:numFmt w:val="decimal"/>
      <w:lvlText w:val="%1-"/>
      <w:lvlJc w:val="left"/>
      <w:pPr>
        <w:ind w:left="1068" w:hanging="360"/>
      </w:pPr>
    </w:lvl>
    <w:lvl w:ilvl="1" w:tplc="041F0019">
      <w:start w:val="1"/>
      <w:numFmt w:val="lowerLetter"/>
      <w:lvlText w:val="%2."/>
      <w:lvlJc w:val="left"/>
      <w:pPr>
        <w:ind w:left="1788" w:hanging="360"/>
      </w:pPr>
    </w:lvl>
    <w:lvl w:ilvl="2" w:tplc="041F001B">
      <w:start w:val="1"/>
      <w:numFmt w:val="lowerRoman"/>
      <w:lvlText w:val="%3."/>
      <w:lvlJc w:val="right"/>
      <w:pPr>
        <w:ind w:left="2508" w:hanging="180"/>
      </w:pPr>
    </w:lvl>
    <w:lvl w:ilvl="3" w:tplc="041F000F">
      <w:start w:val="1"/>
      <w:numFmt w:val="decimal"/>
      <w:lvlText w:val="%4."/>
      <w:lvlJc w:val="left"/>
      <w:pPr>
        <w:ind w:left="3228" w:hanging="360"/>
      </w:pPr>
    </w:lvl>
    <w:lvl w:ilvl="4" w:tplc="041F0019">
      <w:start w:val="1"/>
      <w:numFmt w:val="lowerLetter"/>
      <w:lvlText w:val="%5."/>
      <w:lvlJc w:val="left"/>
      <w:pPr>
        <w:ind w:left="3948" w:hanging="360"/>
      </w:pPr>
    </w:lvl>
    <w:lvl w:ilvl="5" w:tplc="041F001B">
      <w:start w:val="1"/>
      <w:numFmt w:val="lowerRoman"/>
      <w:lvlText w:val="%6."/>
      <w:lvlJc w:val="right"/>
      <w:pPr>
        <w:ind w:left="4668" w:hanging="180"/>
      </w:pPr>
    </w:lvl>
    <w:lvl w:ilvl="6" w:tplc="041F000F">
      <w:start w:val="1"/>
      <w:numFmt w:val="decimal"/>
      <w:lvlText w:val="%7."/>
      <w:lvlJc w:val="left"/>
      <w:pPr>
        <w:ind w:left="5388" w:hanging="360"/>
      </w:pPr>
    </w:lvl>
    <w:lvl w:ilvl="7" w:tplc="041F0019">
      <w:start w:val="1"/>
      <w:numFmt w:val="lowerLetter"/>
      <w:lvlText w:val="%8."/>
      <w:lvlJc w:val="left"/>
      <w:pPr>
        <w:ind w:left="6108" w:hanging="360"/>
      </w:pPr>
    </w:lvl>
    <w:lvl w:ilvl="8" w:tplc="041F001B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3FB35E9"/>
    <w:multiLevelType w:val="hybridMultilevel"/>
    <w:tmpl w:val="B288C364"/>
    <w:lvl w:ilvl="0" w:tplc="4DA62E8E">
      <w:start w:val="1"/>
      <w:numFmt w:val="decimal"/>
      <w:lvlText w:val="%1-"/>
      <w:lvlJc w:val="left"/>
      <w:pPr>
        <w:ind w:left="1068" w:hanging="360"/>
      </w:pPr>
      <w:rPr>
        <w:sz w:val="22"/>
        <w:szCs w:val="22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50B7D84"/>
    <w:multiLevelType w:val="multilevel"/>
    <w:tmpl w:val="077C588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8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0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3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24" w:hanging="1800"/>
      </w:pPr>
      <w:rPr>
        <w:rFonts w:hint="default"/>
      </w:rPr>
    </w:lvl>
  </w:abstractNum>
  <w:abstractNum w:abstractNumId="7" w15:restartNumberingAfterBreak="0">
    <w:nsid w:val="15E77B5A"/>
    <w:multiLevelType w:val="hybridMultilevel"/>
    <w:tmpl w:val="CA1640E4"/>
    <w:lvl w:ilvl="0" w:tplc="A77A7FEA">
      <w:start w:val="1"/>
      <w:numFmt w:val="decimal"/>
      <w:lvlText w:val="%1-"/>
      <w:lvlJc w:val="left"/>
      <w:pPr>
        <w:ind w:left="1068" w:hanging="360"/>
      </w:pPr>
    </w:lvl>
    <w:lvl w:ilvl="1" w:tplc="041F0019">
      <w:start w:val="1"/>
      <w:numFmt w:val="lowerLetter"/>
      <w:lvlText w:val="%2."/>
      <w:lvlJc w:val="left"/>
      <w:pPr>
        <w:ind w:left="1788" w:hanging="360"/>
      </w:pPr>
    </w:lvl>
    <w:lvl w:ilvl="2" w:tplc="041F001B">
      <w:start w:val="1"/>
      <w:numFmt w:val="lowerRoman"/>
      <w:lvlText w:val="%3."/>
      <w:lvlJc w:val="right"/>
      <w:pPr>
        <w:ind w:left="2508" w:hanging="180"/>
      </w:pPr>
    </w:lvl>
    <w:lvl w:ilvl="3" w:tplc="041F000F">
      <w:start w:val="1"/>
      <w:numFmt w:val="decimal"/>
      <w:lvlText w:val="%4."/>
      <w:lvlJc w:val="left"/>
      <w:pPr>
        <w:ind w:left="3228" w:hanging="360"/>
      </w:pPr>
    </w:lvl>
    <w:lvl w:ilvl="4" w:tplc="041F0019">
      <w:start w:val="1"/>
      <w:numFmt w:val="lowerLetter"/>
      <w:lvlText w:val="%5."/>
      <w:lvlJc w:val="left"/>
      <w:pPr>
        <w:ind w:left="3948" w:hanging="360"/>
      </w:pPr>
    </w:lvl>
    <w:lvl w:ilvl="5" w:tplc="041F001B">
      <w:start w:val="1"/>
      <w:numFmt w:val="lowerRoman"/>
      <w:lvlText w:val="%6."/>
      <w:lvlJc w:val="right"/>
      <w:pPr>
        <w:ind w:left="4668" w:hanging="180"/>
      </w:pPr>
    </w:lvl>
    <w:lvl w:ilvl="6" w:tplc="041F000F">
      <w:start w:val="1"/>
      <w:numFmt w:val="decimal"/>
      <w:lvlText w:val="%7."/>
      <w:lvlJc w:val="left"/>
      <w:pPr>
        <w:ind w:left="5388" w:hanging="360"/>
      </w:pPr>
    </w:lvl>
    <w:lvl w:ilvl="7" w:tplc="041F0019">
      <w:start w:val="1"/>
      <w:numFmt w:val="lowerLetter"/>
      <w:lvlText w:val="%8."/>
      <w:lvlJc w:val="left"/>
      <w:pPr>
        <w:ind w:left="6108" w:hanging="360"/>
      </w:pPr>
    </w:lvl>
    <w:lvl w:ilvl="8" w:tplc="041F001B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17402FCB"/>
    <w:multiLevelType w:val="multilevel"/>
    <w:tmpl w:val="89EA4B00"/>
    <w:lvl w:ilvl="0">
      <w:start w:val="2"/>
      <w:numFmt w:val="decimal"/>
      <w:lvlText w:val="%1."/>
      <w:lvlJc w:val="left"/>
      <w:pPr>
        <w:ind w:left="709" w:hanging="480"/>
      </w:pPr>
      <w:rPr>
        <w:rFonts w:ascii="Arial" w:eastAsia="Arial" w:hAnsi="Arial" w:cs="Arial" w:hint="default"/>
        <w:b/>
        <w:bCs/>
        <w:spacing w:val="-2"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99" w:hanging="471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949" w:hanging="721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64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26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88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1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3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5" w:hanging="721"/>
      </w:pPr>
      <w:rPr>
        <w:rFonts w:hint="default"/>
        <w:lang w:val="en-US" w:eastAsia="en-US" w:bidi="ar-SA"/>
      </w:rPr>
    </w:lvl>
  </w:abstractNum>
  <w:abstractNum w:abstractNumId="9" w15:restartNumberingAfterBreak="0">
    <w:nsid w:val="1AE62741"/>
    <w:multiLevelType w:val="hybridMultilevel"/>
    <w:tmpl w:val="43406298"/>
    <w:lvl w:ilvl="0" w:tplc="EA0ECD9C">
      <w:start w:val="24"/>
      <w:numFmt w:val="lowerLetter"/>
      <w:lvlText w:val="%1"/>
      <w:lvlJc w:val="left"/>
      <w:pPr>
        <w:ind w:left="949" w:hanging="721"/>
      </w:pPr>
      <w:rPr>
        <w:rFonts w:ascii="Arial" w:eastAsia="Arial" w:hAnsi="Arial" w:cs="Arial" w:hint="default"/>
        <w:b/>
        <w:bCs/>
        <w:w w:val="100"/>
        <w:sz w:val="20"/>
        <w:szCs w:val="20"/>
        <w:lang w:val="en-US" w:eastAsia="en-US" w:bidi="ar-SA"/>
      </w:rPr>
    </w:lvl>
    <w:lvl w:ilvl="1" w:tplc="84A429B2">
      <w:start w:val="1"/>
      <w:numFmt w:val="decimal"/>
      <w:lvlText w:val="%2"/>
      <w:lvlJc w:val="left"/>
      <w:pPr>
        <w:ind w:left="949" w:hanging="721"/>
      </w:pPr>
      <w:rPr>
        <w:rFonts w:ascii="Microsoft Sans Serif" w:eastAsia="Microsoft Sans Serif" w:hAnsi="Microsoft Sans Serif" w:cs="Microsoft Sans Serif" w:hint="default"/>
        <w:w w:val="100"/>
        <w:sz w:val="20"/>
        <w:szCs w:val="20"/>
        <w:lang w:val="en-US" w:eastAsia="en-US" w:bidi="ar-SA"/>
      </w:rPr>
    </w:lvl>
    <w:lvl w:ilvl="2" w:tplc="EF94954C">
      <w:numFmt w:val="bullet"/>
      <w:lvlText w:val="•"/>
      <w:lvlJc w:val="left"/>
      <w:pPr>
        <w:ind w:left="2852" w:hanging="721"/>
      </w:pPr>
      <w:rPr>
        <w:rFonts w:hint="default"/>
        <w:lang w:val="en-US" w:eastAsia="en-US" w:bidi="ar-SA"/>
      </w:rPr>
    </w:lvl>
    <w:lvl w:ilvl="3" w:tplc="0C86D05C">
      <w:numFmt w:val="bullet"/>
      <w:lvlText w:val="•"/>
      <w:lvlJc w:val="left"/>
      <w:pPr>
        <w:ind w:left="3808" w:hanging="721"/>
      </w:pPr>
      <w:rPr>
        <w:rFonts w:hint="default"/>
        <w:lang w:val="en-US" w:eastAsia="en-US" w:bidi="ar-SA"/>
      </w:rPr>
    </w:lvl>
    <w:lvl w:ilvl="4" w:tplc="E06AF8CC">
      <w:numFmt w:val="bullet"/>
      <w:lvlText w:val="•"/>
      <w:lvlJc w:val="left"/>
      <w:pPr>
        <w:ind w:left="4764" w:hanging="721"/>
      </w:pPr>
      <w:rPr>
        <w:rFonts w:hint="default"/>
        <w:lang w:val="en-US" w:eastAsia="en-US" w:bidi="ar-SA"/>
      </w:rPr>
    </w:lvl>
    <w:lvl w:ilvl="5" w:tplc="55180DFA">
      <w:numFmt w:val="bullet"/>
      <w:lvlText w:val="•"/>
      <w:lvlJc w:val="left"/>
      <w:pPr>
        <w:ind w:left="5720" w:hanging="721"/>
      </w:pPr>
      <w:rPr>
        <w:rFonts w:hint="default"/>
        <w:lang w:val="en-US" w:eastAsia="en-US" w:bidi="ar-SA"/>
      </w:rPr>
    </w:lvl>
    <w:lvl w:ilvl="6" w:tplc="83002E00">
      <w:numFmt w:val="bullet"/>
      <w:lvlText w:val="•"/>
      <w:lvlJc w:val="left"/>
      <w:pPr>
        <w:ind w:left="6676" w:hanging="721"/>
      </w:pPr>
      <w:rPr>
        <w:rFonts w:hint="default"/>
        <w:lang w:val="en-US" w:eastAsia="en-US" w:bidi="ar-SA"/>
      </w:rPr>
    </w:lvl>
    <w:lvl w:ilvl="7" w:tplc="316AFB5E">
      <w:numFmt w:val="bullet"/>
      <w:lvlText w:val="•"/>
      <w:lvlJc w:val="left"/>
      <w:pPr>
        <w:ind w:left="7632" w:hanging="721"/>
      </w:pPr>
      <w:rPr>
        <w:rFonts w:hint="default"/>
        <w:lang w:val="en-US" w:eastAsia="en-US" w:bidi="ar-SA"/>
      </w:rPr>
    </w:lvl>
    <w:lvl w:ilvl="8" w:tplc="EBDAC164">
      <w:numFmt w:val="bullet"/>
      <w:lvlText w:val="•"/>
      <w:lvlJc w:val="left"/>
      <w:pPr>
        <w:ind w:left="8588" w:hanging="721"/>
      </w:pPr>
      <w:rPr>
        <w:rFonts w:hint="default"/>
        <w:lang w:val="en-US" w:eastAsia="en-US" w:bidi="ar-SA"/>
      </w:rPr>
    </w:lvl>
  </w:abstractNum>
  <w:abstractNum w:abstractNumId="10" w15:restartNumberingAfterBreak="0">
    <w:nsid w:val="1BB05D40"/>
    <w:multiLevelType w:val="hybridMultilevel"/>
    <w:tmpl w:val="CA1640E4"/>
    <w:lvl w:ilvl="0" w:tplc="A77A7FEA">
      <w:start w:val="1"/>
      <w:numFmt w:val="decimal"/>
      <w:lvlText w:val="%1-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>
      <w:start w:val="1"/>
      <w:numFmt w:val="lowerLetter"/>
      <w:lvlText w:val="%5."/>
      <w:lvlJc w:val="left"/>
      <w:pPr>
        <w:ind w:left="3600" w:hanging="360"/>
      </w:pPr>
    </w:lvl>
    <w:lvl w:ilvl="5" w:tplc="041F001B">
      <w:start w:val="1"/>
      <w:numFmt w:val="lowerRoman"/>
      <w:lvlText w:val="%6."/>
      <w:lvlJc w:val="right"/>
      <w:pPr>
        <w:ind w:left="4320" w:hanging="180"/>
      </w:pPr>
    </w:lvl>
    <w:lvl w:ilvl="6" w:tplc="041F000F">
      <w:start w:val="1"/>
      <w:numFmt w:val="decimal"/>
      <w:lvlText w:val="%7."/>
      <w:lvlJc w:val="left"/>
      <w:pPr>
        <w:ind w:left="5040" w:hanging="360"/>
      </w:pPr>
    </w:lvl>
    <w:lvl w:ilvl="7" w:tplc="041F0019">
      <w:start w:val="1"/>
      <w:numFmt w:val="lowerLetter"/>
      <w:lvlText w:val="%8."/>
      <w:lvlJc w:val="left"/>
      <w:pPr>
        <w:ind w:left="5760" w:hanging="360"/>
      </w:pPr>
    </w:lvl>
    <w:lvl w:ilvl="8" w:tplc="041F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6329B9"/>
    <w:multiLevelType w:val="hybridMultilevel"/>
    <w:tmpl w:val="594084CA"/>
    <w:lvl w:ilvl="0" w:tplc="3D066A16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227B134E"/>
    <w:multiLevelType w:val="hybridMultilevel"/>
    <w:tmpl w:val="F7BA3968"/>
    <w:lvl w:ilvl="0" w:tplc="3D066A16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463346F"/>
    <w:multiLevelType w:val="hybridMultilevel"/>
    <w:tmpl w:val="8976F028"/>
    <w:lvl w:ilvl="0" w:tplc="3D066A16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CC3412"/>
    <w:multiLevelType w:val="hybridMultilevel"/>
    <w:tmpl w:val="8898CF84"/>
    <w:lvl w:ilvl="0" w:tplc="D3423E46">
      <w:start w:val="1"/>
      <w:numFmt w:val="decimal"/>
      <w:lvlText w:val="%1-"/>
      <w:lvlJc w:val="left"/>
      <w:pPr>
        <w:ind w:left="472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192" w:hanging="360"/>
      </w:pPr>
    </w:lvl>
    <w:lvl w:ilvl="2" w:tplc="041F001B" w:tentative="1">
      <w:start w:val="1"/>
      <w:numFmt w:val="lowerRoman"/>
      <w:lvlText w:val="%3."/>
      <w:lvlJc w:val="right"/>
      <w:pPr>
        <w:ind w:left="1912" w:hanging="180"/>
      </w:pPr>
    </w:lvl>
    <w:lvl w:ilvl="3" w:tplc="041F000F" w:tentative="1">
      <w:start w:val="1"/>
      <w:numFmt w:val="decimal"/>
      <w:lvlText w:val="%4."/>
      <w:lvlJc w:val="left"/>
      <w:pPr>
        <w:ind w:left="2632" w:hanging="360"/>
      </w:pPr>
    </w:lvl>
    <w:lvl w:ilvl="4" w:tplc="041F0019" w:tentative="1">
      <w:start w:val="1"/>
      <w:numFmt w:val="lowerLetter"/>
      <w:lvlText w:val="%5."/>
      <w:lvlJc w:val="left"/>
      <w:pPr>
        <w:ind w:left="3352" w:hanging="360"/>
      </w:pPr>
    </w:lvl>
    <w:lvl w:ilvl="5" w:tplc="041F001B" w:tentative="1">
      <w:start w:val="1"/>
      <w:numFmt w:val="lowerRoman"/>
      <w:lvlText w:val="%6."/>
      <w:lvlJc w:val="right"/>
      <w:pPr>
        <w:ind w:left="4072" w:hanging="180"/>
      </w:pPr>
    </w:lvl>
    <w:lvl w:ilvl="6" w:tplc="041F000F" w:tentative="1">
      <w:start w:val="1"/>
      <w:numFmt w:val="decimal"/>
      <w:lvlText w:val="%7."/>
      <w:lvlJc w:val="left"/>
      <w:pPr>
        <w:ind w:left="4792" w:hanging="360"/>
      </w:pPr>
    </w:lvl>
    <w:lvl w:ilvl="7" w:tplc="041F0019" w:tentative="1">
      <w:start w:val="1"/>
      <w:numFmt w:val="lowerLetter"/>
      <w:lvlText w:val="%8."/>
      <w:lvlJc w:val="left"/>
      <w:pPr>
        <w:ind w:left="5512" w:hanging="360"/>
      </w:pPr>
    </w:lvl>
    <w:lvl w:ilvl="8" w:tplc="041F001B" w:tentative="1">
      <w:start w:val="1"/>
      <w:numFmt w:val="lowerRoman"/>
      <w:lvlText w:val="%9."/>
      <w:lvlJc w:val="right"/>
      <w:pPr>
        <w:ind w:left="6232" w:hanging="180"/>
      </w:pPr>
    </w:lvl>
  </w:abstractNum>
  <w:abstractNum w:abstractNumId="15" w15:restartNumberingAfterBreak="0">
    <w:nsid w:val="2AD73F1E"/>
    <w:multiLevelType w:val="hybridMultilevel"/>
    <w:tmpl w:val="65805304"/>
    <w:lvl w:ilvl="0" w:tplc="A77A7FEA">
      <w:start w:val="1"/>
      <w:numFmt w:val="decimal"/>
      <w:lvlText w:val="%1-"/>
      <w:lvlJc w:val="left"/>
      <w:pPr>
        <w:ind w:left="1080" w:hanging="360"/>
      </w:p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BF459F0"/>
    <w:multiLevelType w:val="hybridMultilevel"/>
    <w:tmpl w:val="CA1640E4"/>
    <w:lvl w:ilvl="0" w:tplc="A77A7FEA">
      <w:start w:val="1"/>
      <w:numFmt w:val="decimal"/>
      <w:lvlText w:val="%1-"/>
      <w:lvlJc w:val="left"/>
      <w:pPr>
        <w:ind w:left="1068" w:hanging="360"/>
      </w:pPr>
    </w:lvl>
    <w:lvl w:ilvl="1" w:tplc="041F0019">
      <w:start w:val="1"/>
      <w:numFmt w:val="lowerLetter"/>
      <w:lvlText w:val="%2."/>
      <w:lvlJc w:val="left"/>
      <w:pPr>
        <w:ind w:left="1788" w:hanging="360"/>
      </w:pPr>
    </w:lvl>
    <w:lvl w:ilvl="2" w:tplc="041F001B">
      <w:start w:val="1"/>
      <w:numFmt w:val="lowerRoman"/>
      <w:lvlText w:val="%3."/>
      <w:lvlJc w:val="right"/>
      <w:pPr>
        <w:ind w:left="2508" w:hanging="180"/>
      </w:pPr>
    </w:lvl>
    <w:lvl w:ilvl="3" w:tplc="041F000F">
      <w:start w:val="1"/>
      <w:numFmt w:val="decimal"/>
      <w:lvlText w:val="%4."/>
      <w:lvlJc w:val="left"/>
      <w:pPr>
        <w:ind w:left="3228" w:hanging="360"/>
      </w:pPr>
    </w:lvl>
    <w:lvl w:ilvl="4" w:tplc="041F0019">
      <w:start w:val="1"/>
      <w:numFmt w:val="lowerLetter"/>
      <w:lvlText w:val="%5."/>
      <w:lvlJc w:val="left"/>
      <w:pPr>
        <w:ind w:left="3948" w:hanging="360"/>
      </w:pPr>
    </w:lvl>
    <w:lvl w:ilvl="5" w:tplc="041F001B">
      <w:start w:val="1"/>
      <w:numFmt w:val="lowerRoman"/>
      <w:lvlText w:val="%6."/>
      <w:lvlJc w:val="right"/>
      <w:pPr>
        <w:ind w:left="4668" w:hanging="180"/>
      </w:pPr>
    </w:lvl>
    <w:lvl w:ilvl="6" w:tplc="041F000F">
      <w:start w:val="1"/>
      <w:numFmt w:val="decimal"/>
      <w:lvlText w:val="%7."/>
      <w:lvlJc w:val="left"/>
      <w:pPr>
        <w:ind w:left="5388" w:hanging="360"/>
      </w:pPr>
    </w:lvl>
    <w:lvl w:ilvl="7" w:tplc="041F0019">
      <w:start w:val="1"/>
      <w:numFmt w:val="lowerLetter"/>
      <w:lvlText w:val="%8."/>
      <w:lvlJc w:val="left"/>
      <w:pPr>
        <w:ind w:left="6108" w:hanging="360"/>
      </w:pPr>
    </w:lvl>
    <w:lvl w:ilvl="8" w:tplc="041F001B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2E5943AC"/>
    <w:multiLevelType w:val="hybridMultilevel"/>
    <w:tmpl w:val="C08EB3F4"/>
    <w:lvl w:ilvl="0" w:tplc="A77A7FEA">
      <w:start w:val="1"/>
      <w:numFmt w:val="decimal"/>
      <w:lvlText w:val="%1-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3515A"/>
    <w:multiLevelType w:val="hybridMultilevel"/>
    <w:tmpl w:val="5F84B6B4"/>
    <w:lvl w:ilvl="0" w:tplc="3D066A16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04724"/>
    <w:multiLevelType w:val="hybridMultilevel"/>
    <w:tmpl w:val="CA1640E4"/>
    <w:lvl w:ilvl="0" w:tplc="A77A7FEA">
      <w:start w:val="1"/>
      <w:numFmt w:val="decimal"/>
      <w:lvlText w:val="%1-"/>
      <w:lvlJc w:val="left"/>
      <w:pPr>
        <w:ind w:left="1068" w:hanging="360"/>
      </w:pPr>
    </w:lvl>
    <w:lvl w:ilvl="1" w:tplc="041F0019">
      <w:start w:val="1"/>
      <w:numFmt w:val="lowerLetter"/>
      <w:lvlText w:val="%2."/>
      <w:lvlJc w:val="left"/>
      <w:pPr>
        <w:ind w:left="1788" w:hanging="360"/>
      </w:pPr>
    </w:lvl>
    <w:lvl w:ilvl="2" w:tplc="041F001B">
      <w:start w:val="1"/>
      <w:numFmt w:val="lowerRoman"/>
      <w:lvlText w:val="%3."/>
      <w:lvlJc w:val="right"/>
      <w:pPr>
        <w:ind w:left="2508" w:hanging="180"/>
      </w:pPr>
    </w:lvl>
    <w:lvl w:ilvl="3" w:tplc="041F000F">
      <w:start w:val="1"/>
      <w:numFmt w:val="decimal"/>
      <w:lvlText w:val="%4."/>
      <w:lvlJc w:val="left"/>
      <w:pPr>
        <w:ind w:left="3228" w:hanging="360"/>
      </w:pPr>
    </w:lvl>
    <w:lvl w:ilvl="4" w:tplc="041F0019">
      <w:start w:val="1"/>
      <w:numFmt w:val="lowerLetter"/>
      <w:lvlText w:val="%5."/>
      <w:lvlJc w:val="left"/>
      <w:pPr>
        <w:ind w:left="3948" w:hanging="360"/>
      </w:pPr>
    </w:lvl>
    <w:lvl w:ilvl="5" w:tplc="041F001B">
      <w:start w:val="1"/>
      <w:numFmt w:val="lowerRoman"/>
      <w:lvlText w:val="%6."/>
      <w:lvlJc w:val="right"/>
      <w:pPr>
        <w:ind w:left="4668" w:hanging="180"/>
      </w:pPr>
    </w:lvl>
    <w:lvl w:ilvl="6" w:tplc="041F000F">
      <w:start w:val="1"/>
      <w:numFmt w:val="decimal"/>
      <w:lvlText w:val="%7."/>
      <w:lvlJc w:val="left"/>
      <w:pPr>
        <w:ind w:left="5388" w:hanging="360"/>
      </w:pPr>
    </w:lvl>
    <w:lvl w:ilvl="7" w:tplc="041F0019">
      <w:start w:val="1"/>
      <w:numFmt w:val="lowerLetter"/>
      <w:lvlText w:val="%8."/>
      <w:lvlJc w:val="left"/>
      <w:pPr>
        <w:ind w:left="6108" w:hanging="360"/>
      </w:pPr>
    </w:lvl>
    <w:lvl w:ilvl="8" w:tplc="041F001B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37964463"/>
    <w:multiLevelType w:val="hybridMultilevel"/>
    <w:tmpl w:val="CA1640E4"/>
    <w:lvl w:ilvl="0" w:tplc="A77A7FEA">
      <w:start w:val="1"/>
      <w:numFmt w:val="decimal"/>
      <w:lvlText w:val="%1-"/>
      <w:lvlJc w:val="left"/>
      <w:pPr>
        <w:ind w:left="1068" w:hanging="360"/>
      </w:pPr>
    </w:lvl>
    <w:lvl w:ilvl="1" w:tplc="041F0019">
      <w:start w:val="1"/>
      <w:numFmt w:val="lowerLetter"/>
      <w:lvlText w:val="%2."/>
      <w:lvlJc w:val="left"/>
      <w:pPr>
        <w:ind w:left="1788" w:hanging="360"/>
      </w:pPr>
    </w:lvl>
    <w:lvl w:ilvl="2" w:tplc="041F001B">
      <w:start w:val="1"/>
      <w:numFmt w:val="lowerRoman"/>
      <w:lvlText w:val="%3."/>
      <w:lvlJc w:val="right"/>
      <w:pPr>
        <w:ind w:left="2508" w:hanging="180"/>
      </w:pPr>
    </w:lvl>
    <w:lvl w:ilvl="3" w:tplc="041F000F">
      <w:start w:val="1"/>
      <w:numFmt w:val="decimal"/>
      <w:lvlText w:val="%4."/>
      <w:lvlJc w:val="left"/>
      <w:pPr>
        <w:ind w:left="3228" w:hanging="360"/>
      </w:pPr>
    </w:lvl>
    <w:lvl w:ilvl="4" w:tplc="041F0019">
      <w:start w:val="1"/>
      <w:numFmt w:val="lowerLetter"/>
      <w:lvlText w:val="%5."/>
      <w:lvlJc w:val="left"/>
      <w:pPr>
        <w:ind w:left="3948" w:hanging="360"/>
      </w:pPr>
    </w:lvl>
    <w:lvl w:ilvl="5" w:tplc="041F001B">
      <w:start w:val="1"/>
      <w:numFmt w:val="lowerRoman"/>
      <w:lvlText w:val="%6."/>
      <w:lvlJc w:val="right"/>
      <w:pPr>
        <w:ind w:left="4668" w:hanging="180"/>
      </w:pPr>
    </w:lvl>
    <w:lvl w:ilvl="6" w:tplc="041F000F">
      <w:start w:val="1"/>
      <w:numFmt w:val="decimal"/>
      <w:lvlText w:val="%7."/>
      <w:lvlJc w:val="left"/>
      <w:pPr>
        <w:ind w:left="5388" w:hanging="360"/>
      </w:pPr>
    </w:lvl>
    <w:lvl w:ilvl="7" w:tplc="041F0019">
      <w:start w:val="1"/>
      <w:numFmt w:val="lowerLetter"/>
      <w:lvlText w:val="%8."/>
      <w:lvlJc w:val="left"/>
      <w:pPr>
        <w:ind w:left="6108" w:hanging="360"/>
      </w:pPr>
    </w:lvl>
    <w:lvl w:ilvl="8" w:tplc="041F001B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3DA77332"/>
    <w:multiLevelType w:val="hybridMultilevel"/>
    <w:tmpl w:val="8898CF84"/>
    <w:lvl w:ilvl="0" w:tplc="D3423E46">
      <w:start w:val="1"/>
      <w:numFmt w:val="decimal"/>
      <w:lvlText w:val="%1-"/>
      <w:lvlJc w:val="left"/>
      <w:pPr>
        <w:ind w:left="472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192" w:hanging="360"/>
      </w:pPr>
    </w:lvl>
    <w:lvl w:ilvl="2" w:tplc="041F001B" w:tentative="1">
      <w:start w:val="1"/>
      <w:numFmt w:val="lowerRoman"/>
      <w:lvlText w:val="%3."/>
      <w:lvlJc w:val="right"/>
      <w:pPr>
        <w:ind w:left="1912" w:hanging="180"/>
      </w:pPr>
    </w:lvl>
    <w:lvl w:ilvl="3" w:tplc="041F000F" w:tentative="1">
      <w:start w:val="1"/>
      <w:numFmt w:val="decimal"/>
      <w:lvlText w:val="%4."/>
      <w:lvlJc w:val="left"/>
      <w:pPr>
        <w:ind w:left="2632" w:hanging="360"/>
      </w:pPr>
    </w:lvl>
    <w:lvl w:ilvl="4" w:tplc="041F0019" w:tentative="1">
      <w:start w:val="1"/>
      <w:numFmt w:val="lowerLetter"/>
      <w:lvlText w:val="%5."/>
      <w:lvlJc w:val="left"/>
      <w:pPr>
        <w:ind w:left="3352" w:hanging="360"/>
      </w:pPr>
    </w:lvl>
    <w:lvl w:ilvl="5" w:tplc="041F001B" w:tentative="1">
      <w:start w:val="1"/>
      <w:numFmt w:val="lowerRoman"/>
      <w:lvlText w:val="%6."/>
      <w:lvlJc w:val="right"/>
      <w:pPr>
        <w:ind w:left="4072" w:hanging="180"/>
      </w:pPr>
    </w:lvl>
    <w:lvl w:ilvl="6" w:tplc="041F000F" w:tentative="1">
      <w:start w:val="1"/>
      <w:numFmt w:val="decimal"/>
      <w:lvlText w:val="%7."/>
      <w:lvlJc w:val="left"/>
      <w:pPr>
        <w:ind w:left="4792" w:hanging="360"/>
      </w:pPr>
    </w:lvl>
    <w:lvl w:ilvl="7" w:tplc="041F0019" w:tentative="1">
      <w:start w:val="1"/>
      <w:numFmt w:val="lowerLetter"/>
      <w:lvlText w:val="%8."/>
      <w:lvlJc w:val="left"/>
      <w:pPr>
        <w:ind w:left="5512" w:hanging="360"/>
      </w:pPr>
    </w:lvl>
    <w:lvl w:ilvl="8" w:tplc="041F001B" w:tentative="1">
      <w:start w:val="1"/>
      <w:numFmt w:val="lowerRoman"/>
      <w:lvlText w:val="%9."/>
      <w:lvlJc w:val="right"/>
      <w:pPr>
        <w:ind w:left="6232" w:hanging="180"/>
      </w:pPr>
    </w:lvl>
  </w:abstractNum>
  <w:abstractNum w:abstractNumId="22" w15:restartNumberingAfterBreak="0">
    <w:nsid w:val="3E30068A"/>
    <w:multiLevelType w:val="hybridMultilevel"/>
    <w:tmpl w:val="F50C85DE"/>
    <w:lvl w:ilvl="0" w:tplc="280E2B62">
      <w:start w:val="1"/>
      <w:numFmt w:val="decimal"/>
      <w:lvlText w:val="%1-"/>
      <w:lvlJc w:val="left"/>
      <w:pPr>
        <w:ind w:left="112" w:hanging="200"/>
      </w:pPr>
      <w:rPr>
        <w:rFonts w:ascii="Microsoft Sans Serif" w:eastAsia="Microsoft Sans Serif" w:hAnsi="Microsoft Sans Serif" w:cs="Microsoft Sans Serif" w:hint="default"/>
        <w:spacing w:val="-2"/>
        <w:w w:val="100"/>
        <w:sz w:val="20"/>
        <w:szCs w:val="20"/>
        <w:lang w:val="en-US" w:eastAsia="en-US" w:bidi="ar-SA"/>
      </w:rPr>
    </w:lvl>
    <w:lvl w:ilvl="1" w:tplc="D7DEFAA8">
      <w:numFmt w:val="bullet"/>
      <w:lvlText w:val="•"/>
      <w:lvlJc w:val="left"/>
      <w:pPr>
        <w:ind w:left="851" w:hanging="200"/>
      </w:pPr>
      <w:rPr>
        <w:rFonts w:hint="default"/>
        <w:lang w:val="en-US" w:eastAsia="en-US" w:bidi="ar-SA"/>
      </w:rPr>
    </w:lvl>
    <w:lvl w:ilvl="2" w:tplc="C4CC39A0">
      <w:numFmt w:val="bullet"/>
      <w:lvlText w:val="•"/>
      <w:lvlJc w:val="left"/>
      <w:pPr>
        <w:ind w:left="1582" w:hanging="200"/>
      </w:pPr>
      <w:rPr>
        <w:rFonts w:hint="default"/>
        <w:lang w:val="en-US" w:eastAsia="en-US" w:bidi="ar-SA"/>
      </w:rPr>
    </w:lvl>
    <w:lvl w:ilvl="3" w:tplc="04326AC6">
      <w:numFmt w:val="bullet"/>
      <w:lvlText w:val="•"/>
      <w:lvlJc w:val="left"/>
      <w:pPr>
        <w:ind w:left="2313" w:hanging="200"/>
      </w:pPr>
      <w:rPr>
        <w:rFonts w:hint="default"/>
        <w:lang w:val="en-US" w:eastAsia="en-US" w:bidi="ar-SA"/>
      </w:rPr>
    </w:lvl>
    <w:lvl w:ilvl="4" w:tplc="A8C8A38C">
      <w:numFmt w:val="bullet"/>
      <w:lvlText w:val="•"/>
      <w:lvlJc w:val="left"/>
      <w:pPr>
        <w:ind w:left="3045" w:hanging="200"/>
      </w:pPr>
      <w:rPr>
        <w:rFonts w:hint="default"/>
        <w:lang w:val="en-US" w:eastAsia="en-US" w:bidi="ar-SA"/>
      </w:rPr>
    </w:lvl>
    <w:lvl w:ilvl="5" w:tplc="AAD4F68E">
      <w:numFmt w:val="bullet"/>
      <w:lvlText w:val="•"/>
      <w:lvlJc w:val="left"/>
      <w:pPr>
        <w:ind w:left="3776" w:hanging="200"/>
      </w:pPr>
      <w:rPr>
        <w:rFonts w:hint="default"/>
        <w:lang w:val="en-US" w:eastAsia="en-US" w:bidi="ar-SA"/>
      </w:rPr>
    </w:lvl>
    <w:lvl w:ilvl="6" w:tplc="63FE82BA">
      <w:numFmt w:val="bullet"/>
      <w:lvlText w:val="•"/>
      <w:lvlJc w:val="left"/>
      <w:pPr>
        <w:ind w:left="4507" w:hanging="200"/>
      </w:pPr>
      <w:rPr>
        <w:rFonts w:hint="default"/>
        <w:lang w:val="en-US" w:eastAsia="en-US" w:bidi="ar-SA"/>
      </w:rPr>
    </w:lvl>
    <w:lvl w:ilvl="7" w:tplc="7EAC2D9C">
      <w:numFmt w:val="bullet"/>
      <w:lvlText w:val="•"/>
      <w:lvlJc w:val="left"/>
      <w:pPr>
        <w:ind w:left="5239" w:hanging="200"/>
      </w:pPr>
      <w:rPr>
        <w:rFonts w:hint="default"/>
        <w:lang w:val="en-US" w:eastAsia="en-US" w:bidi="ar-SA"/>
      </w:rPr>
    </w:lvl>
    <w:lvl w:ilvl="8" w:tplc="28BCF78E">
      <w:numFmt w:val="bullet"/>
      <w:lvlText w:val="•"/>
      <w:lvlJc w:val="left"/>
      <w:pPr>
        <w:ind w:left="5970" w:hanging="200"/>
      </w:pPr>
      <w:rPr>
        <w:rFonts w:hint="default"/>
        <w:lang w:val="en-US" w:eastAsia="en-US" w:bidi="ar-SA"/>
      </w:rPr>
    </w:lvl>
  </w:abstractNum>
  <w:abstractNum w:abstractNumId="23" w15:restartNumberingAfterBreak="0">
    <w:nsid w:val="45191ADB"/>
    <w:multiLevelType w:val="hybridMultilevel"/>
    <w:tmpl w:val="CA1640E4"/>
    <w:lvl w:ilvl="0" w:tplc="A77A7FEA">
      <w:start w:val="1"/>
      <w:numFmt w:val="decimal"/>
      <w:lvlText w:val="%1-"/>
      <w:lvlJc w:val="left"/>
      <w:pPr>
        <w:ind w:left="1068" w:hanging="360"/>
      </w:pPr>
    </w:lvl>
    <w:lvl w:ilvl="1" w:tplc="041F0019">
      <w:start w:val="1"/>
      <w:numFmt w:val="lowerLetter"/>
      <w:lvlText w:val="%2."/>
      <w:lvlJc w:val="left"/>
      <w:pPr>
        <w:ind w:left="1788" w:hanging="360"/>
      </w:pPr>
    </w:lvl>
    <w:lvl w:ilvl="2" w:tplc="041F001B">
      <w:start w:val="1"/>
      <w:numFmt w:val="lowerRoman"/>
      <w:lvlText w:val="%3."/>
      <w:lvlJc w:val="right"/>
      <w:pPr>
        <w:ind w:left="2508" w:hanging="180"/>
      </w:pPr>
    </w:lvl>
    <w:lvl w:ilvl="3" w:tplc="041F000F">
      <w:start w:val="1"/>
      <w:numFmt w:val="decimal"/>
      <w:lvlText w:val="%4."/>
      <w:lvlJc w:val="left"/>
      <w:pPr>
        <w:ind w:left="3228" w:hanging="360"/>
      </w:pPr>
    </w:lvl>
    <w:lvl w:ilvl="4" w:tplc="041F0019">
      <w:start w:val="1"/>
      <w:numFmt w:val="lowerLetter"/>
      <w:lvlText w:val="%5."/>
      <w:lvlJc w:val="left"/>
      <w:pPr>
        <w:ind w:left="3948" w:hanging="360"/>
      </w:pPr>
    </w:lvl>
    <w:lvl w:ilvl="5" w:tplc="041F001B">
      <w:start w:val="1"/>
      <w:numFmt w:val="lowerRoman"/>
      <w:lvlText w:val="%6."/>
      <w:lvlJc w:val="right"/>
      <w:pPr>
        <w:ind w:left="4668" w:hanging="180"/>
      </w:pPr>
    </w:lvl>
    <w:lvl w:ilvl="6" w:tplc="041F000F">
      <w:start w:val="1"/>
      <w:numFmt w:val="decimal"/>
      <w:lvlText w:val="%7."/>
      <w:lvlJc w:val="left"/>
      <w:pPr>
        <w:ind w:left="5388" w:hanging="360"/>
      </w:pPr>
    </w:lvl>
    <w:lvl w:ilvl="7" w:tplc="041F0019">
      <w:start w:val="1"/>
      <w:numFmt w:val="lowerLetter"/>
      <w:lvlText w:val="%8."/>
      <w:lvlJc w:val="left"/>
      <w:pPr>
        <w:ind w:left="6108" w:hanging="360"/>
      </w:pPr>
    </w:lvl>
    <w:lvl w:ilvl="8" w:tplc="041F001B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47CE6770"/>
    <w:multiLevelType w:val="hybridMultilevel"/>
    <w:tmpl w:val="1DFCAC54"/>
    <w:lvl w:ilvl="0" w:tplc="EB0AA388">
      <w:start w:val="1"/>
      <w:numFmt w:val="decimal"/>
      <w:lvlText w:val="%1-"/>
      <w:lvlJc w:val="left"/>
      <w:pPr>
        <w:ind w:left="1068" w:hanging="360"/>
      </w:pPr>
      <w:rPr>
        <w:rFonts w:hint="default"/>
        <w:sz w:val="22"/>
        <w:szCs w:val="22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401D3E"/>
    <w:multiLevelType w:val="hybridMultilevel"/>
    <w:tmpl w:val="F834A1C2"/>
    <w:lvl w:ilvl="0" w:tplc="A77A7FEA">
      <w:start w:val="1"/>
      <w:numFmt w:val="decimal"/>
      <w:lvlText w:val="%1-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DA7E3A"/>
    <w:multiLevelType w:val="multilevel"/>
    <w:tmpl w:val="82E63884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5"/>
      <w:numFmt w:val="decimal"/>
      <w:lvlText w:val="%1-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496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5340" w:hanging="180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408" w:hanging="216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8184" w:hanging="2520"/>
      </w:pPr>
      <w:rPr>
        <w:rFonts w:hint="default"/>
      </w:rPr>
    </w:lvl>
  </w:abstractNum>
  <w:abstractNum w:abstractNumId="27" w15:restartNumberingAfterBreak="0">
    <w:nsid w:val="4E02665C"/>
    <w:multiLevelType w:val="hybridMultilevel"/>
    <w:tmpl w:val="50D6A05E"/>
    <w:lvl w:ilvl="0" w:tplc="3D066A16">
      <w:start w:val="1"/>
      <w:numFmt w:val="decimal"/>
      <w:lvlText w:val="%1-"/>
      <w:lvlJc w:val="left"/>
      <w:pPr>
        <w:ind w:left="142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FBB1105"/>
    <w:multiLevelType w:val="hybridMultilevel"/>
    <w:tmpl w:val="BB960B90"/>
    <w:lvl w:ilvl="0" w:tplc="F36AE8C0">
      <w:start w:val="1"/>
      <w:numFmt w:val="decimal"/>
      <w:lvlText w:val="%1-"/>
      <w:lvlJc w:val="left"/>
      <w:pPr>
        <w:ind w:left="1068" w:hanging="360"/>
      </w:pPr>
      <w:rPr>
        <w:sz w:val="22"/>
        <w:szCs w:val="22"/>
      </w:rPr>
    </w:lvl>
    <w:lvl w:ilvl="1" w:tplc="041F0019">
      <w:start w:val="1"/>
      <w:numFmt w:val="lowerLetter"/>
      <w:lvlText w:val="%2."/>
      <w:lvlJc w:val="left"/>
      <w:pPr>
        <w:ind w:left="1788" w:hanging="360"/>
      </w:pPr>
    </w:lvl>
    <w:lvl w:ilvl="2" w:tplc="041F001B">
      <w:start w:val="1"/>
      <w:numFmt w:val="lowerRoman"/>
      <w:lvlText w:val="%3."/>
      <w:lvlJc w:val="right"/>
      <w:pPr>
        <w:ind w:left="2508" w:hanging="180"/>
      </w:pPr>
    </w:lvl>
    <w:lvl w:ilvl="3" w:tplc="041F000F">
      <w:start w:val="1"/>
      <w:numFmt w:val="decimal"/>
      <w:lvlText w:val="%4."/>
      <w:lvlJc w:val="left"/>
      <w:pPr>
        <w:ind w:left="3228" w:hanging="360"/>
      </w:pPr>
    </w:lvl>
    <w:lvl w:ilvl="4" w:tplc="041F0019">
      <w:start w:val="1"/>
      <w:numFmt w:val="lowerLetter"/>
      <w:lvlText w:val="%5."/>
      <w:lvlJc w:val="left"/>
      <w:pPr>
        <w:ind w:left="3948" w:hanging="360"/>
      </w:pPr>
    </w:lvl>
    <w:lvl w:ilvl="5" w:tplc="041F001B">
      <w:start w:val="1"/>
      <w:numFmt w:val="lowerRoman"/>
      <w:lvlText w:val="%6."/>
      <w:lvlJc w:val="right"/>
      <w:pPr>
        <w:ind w:left="4668" w:hanging="180"/>
      </w:pPr>
    </w:lvl>
    <w:lvl w:ilvl="6" w:tplc="041F000F">
      <w:start w:val="1"/>
      <w:numFmt w:val="decimal"/>
      <w:lvlText w:val="%7."/>
      <w:lvlJc w:val="left"/>
      <w:pPr>
        <w:ind w:left="5388" w:hanging="360"/>
      </w:pPr>
    </w:lvl>
    <w:lvl w:ilvl="7" w:tplc="041F0019">
      <w:start w:val="1"/>
      <w:numFmt w:val="lowerLetter"/>
      <w:lvlText w:val="%8."/>
      <w:lvlJc w:val="left"/>
      <w:pPr>
        <w:ind w:left="6108" w:hanging="360"/>
      </w:pPr>
    </w:lvl>
    <w:lvl w:ilvl="8" w:tplc="041F001B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5085503E"/>
    <w:multiLevelType w:val="multilevel"/>
    <w:tmpl w:val="2FF4F906"/>
    <w:lvl w:ilvl="0">
      <w:start w:val="1"/>
      <w:numFmt w:val="decimal"/>
      <w:lvlText w:val="%1."/>
      <w:lvlJc w:val="left"/>
      <w:pPr>
        <w:ind w:left="709" w:hanging="480"/>
      </w:pPr>
      <w:rPr>
        <w:rFonts w:ascii="Arial" w:eastAsia="Arial" w:hAnsi="Arial" w:cs="Arial" w:hint="default"/>
        <w:b/>
        <w:bCs/>
        <w:spacing w:val="-2"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49" w:hanging="721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002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64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26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88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1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3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5" w:hanging="721"/>
      </w:pPr>
      <w:rPr>
        <w:rFonts w:hint="default"/>
        <w:lang w:val="en-US" w:eastAsia="en-US" w:bidi="ar-SA"/>
      </w:rPr>
    </w:lvl>
  </w:abstractNum>
  <w:abstractNum w:abstractNumId="30" w15:restartNumberingAfterBreak="0">
    <w:nsid w:val="578974AD"/>
    <w:multiLevelType w:val="hybridMultilevel"/>
    <w:tmpl w:val="CA1640E4"/>
    <w:lvl w:ilvl="0" w:tplc="A77A7FEA">
      <w:start w:val="1"/>
      <w:numFmt w:val="decimal"/>
      <w:lvlText w:val="%1-"/>
      <w:lvlJc w:val="left"/>
      <w:pPr>
        <w:ind w:left="1068" w:hanging="360"/>
      </w:pPr>
    </w:lvl>
    <w:lvl w:ilvl="1" w:tplc="041F0019">
      <w:start w:val="1"/>
      <w:numFmt w:val="lowerLetter"/>
      <w:lvlText w:val="%2."/>
      <w:lvlJc w:val="left"/>
      <w:pPr>
        <w:ind w:left="1788" w:hanging="360"/>
      </w:pPr>
    </w:lvl>
    <w:lvl w:ilvl="2" w:tplc="041F001B">
      <w:start w:val="1"/>
      <w:numFmt w:val="lowerRoman"/>
      <w:lvlText w:val="%3."/>
      <w:lvlJc w:val="right"/>
      <w:pPr>
        <w:ind w:left="2508" w:hanging="180"/>
      </w:pPr>
    </w:lvl>
    <w:lvl w:ilvl="3" w:tplc="041F000F">
      <w:start w:val="1"/>
      <w:numFmt w:val="decimal"/>
      <w:lvlText w:val="%4."/>
      <w:lvlJc w:val="left"/>
      <w:pPr>
        <w:ind w:left="3228" w:hanging="360"/>
      </w:pPr>
    </w:lvl>
    <w:lvl w:ilvl="4" w:tplc="041F0019">
      <w:start w:val="1"/>
      <w:numFmt w:val="lowerLetter"/>
      <w:lvlText w:val="%5."/>
      <w:lvlJc w:val="left"/>
      <w:pPr>
        <w:ind w:left="3948" w:hanging="360"/>
      </w:pPr>
    </w:lvl>
    <w:lvl w:ilvl="5" w:tplc="041F001B">
      <w:start w:val="1"/>
      <w:numFmt w:val="lowerRoman"/>
      <w:lvlText w:val="%6."/>
      <w:lvlJc w:val="right"/>
      <w:pPr>
        <w:ind w:left="4668" w:hanging="180"/>
      </w:pPr>
    </w:lvl>
    <w:lvl w:ilvl="6" w:tplc="041F000F">
      <w:start w:val="1"/>
      <w:numFmt w:val="decimal"/>
      <w:lvlText w:val="%7."/>
      <w:lvlJc w:val="left"/>
      <w:pPr>
        <w:ind w:left="5388" w:hanging="360"/>
      </w:pPr>
    </w:lvl>
    <w:lvl w:ilvl="7" w:tplc="041F0019">
      <w:start w:val="1"/>
      <w:numFmt w:val="lowerLetter"/>
      <w:lvlText w:val="%8."/>
      <w:lvlJc w:val="left"/>
      <w:pPr>
        <w:ind w:left="6108" w:hanging="360"/>
      </w:pPr>
    </w:lvl>
    <w:lvl w:ilvl="8" w:tplc="041F001B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583C4713"/>
    <w:multiLevelType w:val="hybridMultilevel"/>
    <w:tmpl w:val="8898CF84"/>
    <w:lvl w:ilvl="0" w:tplc="D3423E46">
      <w:start w:val="1"/>
      <w:numFmt w:val="decimal"/>
      <w:lvlText w:val="%1-"/>
      <w:lvlJc w:val="left"/>
      <w:pPr>
        <w:ind w:left="472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192" w:hanging="360"/>
      </w:pPr>
    </w:lvl>
    <w:lvl w:ilvl="2" w:tplc="041F001B" w:tentative="1">
      <w:start w:val="1"/>
      <w:numFmt w:val="lowerRoman"/>
      <w:lvlText w:val="%3."/>
      <w:lvlJc w:val="right"/>
      <w:pPr>
        <w:ind w:left="1912" w:hanging="180"/>
      </w:pPr>
    </w:lvl>
    <w:lvl w:ilvl="3" w:tplc="041F000F" w:tentative="1">
      <w:start w:val="1"/>
      <w:numFmt w:val="decimal"/>
      <w:lvlText w:val="%4."/>
      <w:lvlJc w:val="left"/>
      <w:pPr>
        <w:ind w:left="2632" w:hanging="360"/>
      </w:pPr>
    </w:lvl>
    <w:lvl w:ilvl="4" w:tplc="041F0019" w:tentative="1">
      <w:start w:val="1"/>
      <w:numFmt w:val="lowerLetter"/>
      <w:lvlText w:val="%5."/>
      <w:lvlJc w:val="left"/>
      <w:pPr>
        <w:ind w:left="3352" w:hanging="360"/>
      </w:pPr>
    </w:lvl>
    <w:lvl w:ilvl="5" w:tplc="041F001B" w:tentative="1">
      <w:start w:val="1"/>
      <w:numFmt w:val="lowerRoman"/>
      <w:lvlText w:val="%6."/>
      <w:lvlJc w:val="right"/>
      <w:pPr>
        <w:ind w:left="4072" w:hanging="180"/>
      </w:pPr>
    </w:lvl>
    <w:lvl w:ilvl="6" w:tplc="041F000F" w:tentative="1">
      <w:start w:val="1"/>
      <w:numFmt w:val="decimal"/>
      <w:lvlText w:val="%7."/>
      <w:lvlJc w:val="left"/>
      <w:pPr>
        <w:ind w:left="4792" w:hanging="360"/>
      </w:pPr>
    </w:lvl>
    <w:lvl w:ilvl="7" w:tplc="041F0019" w:tentative="1">
      <w:start w:val="1"/>
      <w:numFmt w:val="lowerLetter"/>
      <w:lvlText w:val="%8."/>
      <w:lvlJc w:val="left"/>
      <w:pPr>
        <w:ind w:left="5512" w:hanging="360"/>
      </w:pPr>
    </w:lvl>
    <w:lvl w:ilvl="8" w:tplc="041F001B" w:tentative="1">
      <w:start w:val="1"/>
      <w:numFmt w:val="lowerRoman"/>
      <w:lvlText w:val="%9."/>
      <w:lvlJc w:val="right"/>
      <w:pPr>
        <w:ind w:left="6232" w:hanging="180"/>
      </w:pPr>
    </w:lvl>
  </w:abstractNum>
  <w:abstractNum w:abstractNumId="32" w15:restartNumberingAfterBreak="0">
    <w:nsid w:val="600557CF"/>
    <w:multiLevelType w:val="hybridMultilevel"/>
    <w:tmpl w:val="439E99F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38321E"/>
    <w:multiLevelType w:val="hybridMultilevel"/>
    <w:tmpl w:val="5866C22A"/>
    <w:lvl w:ilvl="0" w:tplc="3D066A16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678533D4"/>
    <w:multiLevelType w:val="hybridMultilevel"/>
    <w:tmpl w:val="FC6A1BA8"/>
    <w:lvl w:ilvl="0" w:tplc="465A55DA">
      <w:start w:val="1"/>
      <w:numFmt w:val="decimal"/>
      <w:lvlText w:val="%1-"/>
      <w:lvlJc w:val="left"/>
      <w:pPr>
        <w:ind w:left="112" w:hanging="200"/>
      </w:pPr>
      <w:rPr>
        <w:rFonts w:ascii="Microsoft Sans Serif" w:eastAsia="Microsoft Sans Serif" w:hAnsi="Microsoft Sans Serif" w:cs="Microsoft Sans Serif" w:hint="default"/>
        <w:spacing w:val="-2"/>
        <w:w w:val="100"/>
        <w:sz w:val="20"/>
        <w:szCs w:val="20"/>
        <w:lang w:val="en-US" w:eastAsia="en-US" w:bidi="ar-SA"/>
      </w:rPr>
    </w:lvl>
    <w:lvl w:ilvl="1" w:tplc="2586E3C8">
      <w:numFmt w:val="bullet"/>
      <w:lvlText w:val="•"/>
      <w:lvlJc w:val="left"/>
      <w:pPr>
        <w:ind w:left="851" w:hanging="200"/>
      </w:pPr>
      <w:rPr>
        <w:rFonts w:hint="default"/>
        <w:lang w:val="en-US" w:eastAsia="en-US" w:bidi="ar-SA"/>
      </w:rPr>
    </w:lvl>
    <w:lvl w:ilvl="2" w:tplc="0D0E2098">
      <w:numFmt w:val="bullet"/>
      <w:lvlText w:val="•"/>
      <w:lvlJc w:val="left"/>
      <w:pPr>
        <w:ind w:left="1582" w:hanging="200"/>
      </w:pPr>
      <w:rPr>
        <w:rFonts w:hint="default"/>
        <w:lang w:val="en-US" w:eastAsia="en-US" w:bidi="ar-SA"/>
      </w:rPr>
    </w:lvl>
    <w:lvl w:ilvl="3" w:tplc="ACF82904">
      <w:numFmt w:val="bullet"/>
      <w:lvlText w:val="•"/>
      <w:lvlJc w:val="left"/>
      <w:pPr>
        <w:ind w:left="2313" w:hanging="200"/>
      </w:pPr>
      <w:rPr>
        <w:rFonts w:hint="default"/>
        <w:lang w:val="en-US" w:eastAsia="en-US" w:bidi="ar-SA"/>
      </w:rPr>
    </w:lvl>
    <w:lvl w:ilvl="4" w:tplc="084229D0">
      <w:numFmt w:val="bullet"/>
      <w:lvlText w:val="•"/>
      <w:lvlJc w:val="left"/>
      <w:pPr>
        <w:ind w:left="3045" w:hanging="200"/>
      </w:pPr>
      <w:rPr>
        <w:rFonts w:hint="default"/>
        <w:lang w:val="en-US" w:eastAsia="en-US" w:bidi="ar-SA"/>
      </w:rPr>
    </w:lvl>
    <w:lvl w:ilvl="5" w:tplc="6F569570">
      <w:numFmt w:val="bullet"/>
      <w:lvlText w:val="•"/>
      <w:lvlJc w:val="left"/>
      <w:pPr>
        <w:ind w:left="3776" w:hanging="200"/>
      </w:pPr>
      <w:rPr>
        <w:rFonts w:hint="default"/>
        <w:lang w:val="en-US" w:eastAsia="en-US" w:bidi="ar-SA"/>
      </w:rPr>
    </w:lvl>
    <w:lvl w:ilvl="6" w:tplc="6EF07770">
      <w:numFmt w:val="bullet"/>
      <w:lvlText w:val="•"/>
      <w:lvlJc w:val="left"/>
      <w:pPr>
        <w:ind w:left="4507" w:hanging="200"/>
      </w:pPr>
      <w:rPr>
        <w:rFonts w:hint="default"/>
        <w:lang w:val="en-US" w:eastAsia="en-US" w:bidi="ar-SA"/>
      </w:rPr>
    </w:lvl>
    <w:lvl w:ilvl="7" w:tplc="9C760006">
      <w:numFmt w:val="bullet"/>
      <w:lvlText w:val="•"/>
      <w:lvlJc w:val="left"/>
      <w:pPr>
        <w:ind w:left="5239" w:hanging="200"/>
      </w:pPr>
      <w:rPr>
        <w:rFonts w:hint="default"/>
        <w:lang w:val="en-US" w:eastAsia="en-US" w:bidi="ar-SA"/>
      </w:rPr>
    </w:lvl>
    <w:lvl w:ilvl="8" w:tplc="293A0968">
      <w:numFmt w:val="bullet"/>
      <w:lvlText w:val="•"/>
      <w:lvlJc w:val="left"/>
      <w:pPr>
        <w:ind w:left="5970" w:hanging="200"/>
      </w:pPr>
      <w:rPr>
        <w:rFonts w:hint="default"/>
        <w:lang w:val="en-US" w:eastAsia="en-US" w:bidi="ar-SA"/>
      </w:rPr>
    </w:lvl>
  </w:abstractNum>
  <w:abstractNum w:abstractNumId="35" w15:restartNumberingAfterBreak="0">
    <w:nsid w:val="6B446603"/>
    <w:multiLevelType w:val="hybridMultilevel"/>
    <w:tmpl w:val="176869F8"/>
    <w:lvl w:ilvl="0" w:tplc="3D066A16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6D9B2988"/>
    <w:multiLevelType w:val="hybridMultilevel"/>
    <w:tmpl w:val="A698BA2C"/>
    <w:lvl w:ilvl="0" w:tplc="3D066A16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6F736AD3"/>
    <w:multiLevelType w:val="hybridMultilevel"/>
    <w:tmpl w:val="C5167542"/>
    <w:lvl w:ilvl="0" w:tplc="EB0AA388">
      <w:start w:val="1"/>
      <w:numFmt w:val="decimal"/>
      <w:lvlText w:val="%1-"/>
      <w:lvlJc w:val="left"/>
      <w:pPr>
        <w:ind w:left="1068" w:hanging="360"/>
      </w:pPr>
      <w:rPr>
        <w:rFonts w:hint="default"/>
        <w:sz w:val="22"/>
        <w:szCs w:val="22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87666E"/>
    <w:multiLevelType w:val="hybridMultilevel"/>
    <w:tmpl w:val="CA1640E4"/>
    <w:lvl w:ilvl="0" w:tplc="A77A7FEA">
      <w:start w:val="1"/>
      <w:numFmt w:val="decimal"/>
      <w:lvlText w:val="%1-"/>
      <w:lvlJc w:val="left"/>
      <w:pPr>
        <w:ind w:left="1068" w:hanging="360"/>
      </w:pPr>
    </w:lvl>
    <w:lvl w:ilvl="1" w:tplc="041F0019">
      <w:start w:val="1"/>
      <w:numFmt w:val="lowerLetter"/>
      <w:lvlText w:val="%2."/>
      <w:lvlJc w:val="left"/>
      <w:pPr>
        <w:ind w:left="1788" w:hanging="360"/>
      </w:pPr>
    </w:lvl>
    <w:lvl w:ilvl="2" w:tplc="041F001B">
      <w:start w:val="1"/>
      <w:numFmt w:val="lowerRoman"/>
      <w:lvlText w:val="%3."/>
      <w:lvlJc w:val="right"/>
      <w:pPr>
        <w:ind w:left="2508" w:hanging="180"/>
      </w:pPr>
    </w:lvl>
    <w:lvl w:ilvl="3" w:tplc="041F000F">
      <w:start w:val="1"/>
      <w:numFmt w:val="decimal"/>
      <w:lvlText w:val="%4."/>
      <w:lvlJc w:val="left"/>
      <w:pPr>
        <w:ind w:left="3228" w:hanging="360"/>
      </w:pPr>
    </w:lvl>
    <w:lvl w:ilvl="4" w:tplc="041F0019">
      <w:start w:val="1"/>
      <w:numFmt w:val="lowerLetter"/>
      <w:lvlText w:val="%5."/>
      <w:lvlJc w:val="left"/>
      <w:pPr>
        <w:ind w:left="3948" w:hanging="360"/>
      </w:pPr>
    </w:lvl>
    <w:lvl w:ilvl="5" w:tplc="041F001B">
      <w:start w:val="1"/>
      <w:numFmt w:val="lowerRoman"/>
      <w:lvlText w:val="%6."/>
      <w:lvlJc w:val="right"/>
      <w:pPr>
        <w:ind w:left="4668" w:hanging="180"/>
      </w:pPr>
    </w:lvl>
    <w:lvl w:ilvl="6" w:tplc="041F000F">
      <w:start w:val="1"/>
      <w:numFmt w:val="decimal"/>
      <w:lvlText w:val="%7."/>
      <w:lvlJc w:val="left"/>
      <w:pPr>
        <w:ind w:left="5388" w:hanging="360"/>
      </w:pPr>
    </w:lvl>
    <w:lvl w:ilvl="7" w:tplc="041F0019">
      <w:start w:val="1"/>
      <w:numFmt w:val="lowerLetter"/>
      <w:lvlText w:val="%8."/>
      <w:lvlJc w:val="left"/>
      <w:pPr>
        <w:ind w:left="6108" w:hanging="360"/>
      </w:pPr>
    </w:lvl>
    <w:lvl w:ilvl="8" w:tplc="041F001B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75620151"/>
    <w:multiLevelType w:val="hybridMultilevel"/>
    <w:tmpl w:val="5C7437BA"/>
    <w:lvl w:ilvl="0" w:tplc="EB0AA388">
      <w:start w:val="1"/>
      <w:numFmt w:val="decimal"/>
      <w:lvlText w:val="%1-"/>
      <w:lvlJc w:val="left"/>
      <w:pPr>
        <w:ind w:left="1068" w:hanging="360"/>
      </w:pPr>
      <w:rPr>
        <w:rFonts w:hint="default"/>
        <w:sz w:val="22"/>
        <w:szCs w:val="22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C71B0B"/>
    <w:multiLevelType w:val="hybridMultilevel"/>
    <w:tmpl w:val="CA1640E4"/>
    <w:lvl w:ilvl="0" w:tplc="A77A7FEA">
      <w:start w:val="1"/>
      <w:numFmt w:val="decimal"/>
      <w:lvlText w:val="%1-"/>
      <w:lvlJc w:val="left"/>
      <w:pPr>
        <w:ind w:left="1068" w:hanging="360"/>
      </w:pPr>
    </w:lvl>
    <w:lvl w:ilvl="1" w:tplc="041F0019">
      <w:start w:val="1"/>
      <w:numFmt w:val="lowerLetter"/>
      <w:lvlText w:val="%2."/>
      <w:lvlJc w:val="left"/>
      <w:pPr>
        <w:ind w:left="1788" w:hanging="360"/>
      </w:pPr>
    </w:lvl>
    <w:lvl w:ilvl="2" w:tplc="041F001B">
      <w:start w:val="1"/>
      <w:numFmt w:val="lowerRoman"/>
      <w:lvlText w:val="%3."/>
      <w:lvlJc w:val="right"/>
      <w:pPr>
        <w:ind w:left="2508" w:hanging="180"/>
      </w:pPr>
    </w:lvl>
    <w:lvl w:ilvl="3" w:tplc="041F000F">
      <w:start w:val="1"/>
      <w:numFmt w:val="decimal"/>
      <w:lvlText w:val="%4."/>
      <w:lvlJc w:val="left"/>
      <w:pPr>
        <w:ind w:left="3228" w:hanging="360"/>
      </w:pPr>
    </w:lvl>
    <w:lvl w:ilvl="4" w:tplc="041F0019">
      <w:start w:val="1"/>
      <w:numFmt w:val="lowerLetter"/>
      <w:lvlText w:val="%5."/>
      <w:lvlJc w:val="left"/>
      <w:pPr>
        <w:ind w:left="3948" w:hanging="360"/>
      </w:pPr>
    </w:lvl>
    <w:lvl w:ilvl="5" w:tplc="041F001B">
      <w:start w:val="1"/>
      <w:numFmt w:val="lowerRoman"/>
      <w:lvlText w:val="%6."/>
      <w:lvlJc w:val="right"/>
      <w:pPr>
        <w:ind w:left="4668" w:hanging="180"/>
      </w:pPr>
    </w:lvl>
    <w:lvl w:ilvl="6" w:tplc="041F000F">
      <w:start w:val="1"/>
      <w:numFmt w:val="decimal"/>
      <w:lvlText w:val="%7."/>
      <w:lvlJc w:val="left"/>
      <w:pPr>
        <w:ind w:left="5388" w:hanging="360"/>
      </w:pPr>
    </w:lvl>
    <w:lvl w:ilvl="7" w:tplc="041F0019">
      <w:start w:val="1"/>
      <w:numFmt w:val="lowerLetter"/>
      <w:lvlText w:val="%8."/>
      <w:lvlJc w:val="left"/>
      <w:pPr>
        <w:ind w:left="6108" w:hanging="360"/>
      </w:pPr>
    </w:lvl>
    <w:lvl w:ilvl="8" w:tplc="041F001B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76527532"/>
    <w:multiLevelType w:val="hybridMultilevel"/>
    <w:tmpl w:val="CA1640E4"/>
    <w:lvl w:ilvl="0" w:tplc="A77A7FEA">
      <w:start w:val="1"/>
      <w:numFmt w:val="decimal"/>
      <w:lvlText w:val="%1-"/>
      <w:lvlJc w:val="left"/>
      <w:pPr>
        <w:ind w:left="1068" w:hanging="360"/>
      </w:pPr>
    </w:lvl>
    <w:lvl w:ilvl="1" w:tplc="041F0019">
      <w:start w:val="1"/>
      <w:numFmt w:val="lowerLetter"/>
      <w:lvlText w:val="%2."/>
      <w:lvlJc w:val="left"/>
      <w:pPr>
        <w:ind w:left="1788" w:hanging="360"/>
      </w:pPr>
    </w:lvl>
    <w:lvl w:ilvl="2" w:tplc="041F001B">
      <w:start w:val="1"/>
      <w:numFmt w:val="lowerRoman"/>
      <w:lvlText w:val="%3."/>
      <w:lvlJc w:val="right"/>
      <w:pPr>
        <w:ind w:left="2508" w:hanging="180"/>
      </w:pPr>
    </w:lvl>
    <w:lvl w:ilvl="3" w:tplc="041F000F">
      <w:start w:val="1"/>
      <w:numFmt w:val="decimal"/>
      <w:lvlText w:val="%4."/>
      <w:lvlJc w:val="left"/>
      <w:pPr>
        <w:ind w:left="3228" w:hanging="360"/>
      </w:pPr>
    </w:lvl>
    <w:lvl w:ilvl="4" w:tplc="041F0019">
      <w:start w:val="1"/>
      <w:numFmt w:val="lowerLetter"/>
      <w:lvlText w:val="%5."/>
      <w:lvlJc w:val="left"/>
      <w:pPr>
        <w:ind w:left="3948" w:hanging="360"/>
      </w:pPr>
    </w:lvl>
    <w:lvl w:ilvl="5" w:tplc="041F001B">
      <w:start w:val="1"/>
      <w:numFmt w:val="lowerRoman"/>
      <w:lvlText w:val="%6."/>
      <w:lvlJc w:val="right"/>
      <w:pPr>
        <w:ind w:left="4668" w:hanging="180"/>
      </w:pPr>
    </w:lvl>
    <w:lvl w:ilvl="6" w:tplc="041F000F">
      <w:start w:val="1"/>
      <w:numFmt w:val="decimal"/>
      <w:lvlText w:val="%7."/>
      <w:lvlJc w:val="left"/>
      <w:pPr>
        <w:ind w:left="5388" w:hanging="360"/>
      </w:pPr>
    </w:lvl>
    <w:lvl w:ilvl="7" w:tplc="041F0019">
      <w:start w:val="1"/>
      <w:numFmt w:val="lowerLetter"/>
      <w:lvlText w:val="%8."/>
      <w:lvlJc w:val="left"/>
      <w:pPr>
        <w:ind w:left="6108" w:hanging="360"/>
      </w:pPr>
    </w:lvl>
    <w:lvl w:ilvl="8" w:tplc="041F001B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792D0FA9"/>
    <w:multiLevelType w:val="hybridMultilevel"/>
    <w:tmpl w:val="144896FC"/>
    <w:lvl w:ilvl="0" w:tplc="3D066A16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3B5912"/>
    <w:multiLevelType w:val="hybridMultilevel"/>
    <w:tmpl w:val="CA1640E4"/>
    <w:lvl w:ilvl="0" w:tplc="A77A7FEA">
      <w:start w:val="1"/>
      <w:numFmt w:val="decimal"/>
      <w:lvlText w:val="%1-"/>
      <w:lvlJc w:val="left"/>
      <w:pPr>
        <w:ind w:left="1068" w:hanging="360"/>
      </w:pPr>
    </w:lvl>
    <w:lvl w:ilvl="1" w:tplc="041F0019">
      <w:start w:val="1"/>
      <w:numFmt w:val="lowerLetter"/>
      <w:lvlText w:val="%2."/>
      <w:lvlJc w:val="left"/>
      <w:pPr>
        <w:ind w:left="1788" w:hanging="360"/>
      </w:pPr>
    </w:lvl>
    <w:lvl w:ilvl="2" w:tplc="041F001B">
      <w:start w:val="1"/>
      <w:numFmt w:val="lowerRoman"/>
      <w:lvlText w:val="%3."/>
      <w:lvlJc w:val="right"/>
      <w:pPr>
        <w:ind w:left="2508" w:hanging="180"/>
      </w:pPr>
    </w:lvl>
    <w:lvl w:ilvl="3" w:tplc="041F000F">
      <w:start w:val="1"/>
      <w:numFmt w:val="decimal"/>
      <w:lvlText w:val="%4."/>
      <w:lvlJc w:val="left"/>
      <w:pPr>
        <w:ind w:left="3228" w:hanging="360"/>
      </w:pPr>
    </w:lvl>
    <w:lvl w:ilvl="4" w:tplc="041F0019">
      <w:start w:val="1"/>
      <w:numFmt w:val="lowerLetter"/>
      <w:lvlText w:val="%5."/>
      <w:lvlJc w:val="left"/>
      <w:pPr>
        <w:ind w:left="3948" w:hanging="360"/>
      </w:pPr>
    </w:lvl>
    <w:lvl w:ilvl="5" w:tplc="041F001B">
      <w:start w:val="1"/>
      <w:numFmt w:val="lowerRoman"/>
      <w:lvlText w:val="%6."/>
      <w:lvlJc w:val="right"/>
      <w:pPr>
        <w:ind w:left="4668" w:hanging="180"/>
      </w:pPr>
    </w:lvl>
    <w:lvl w:ilvl="6" w:tplc="041F000F">
      <w:start w:val="1"/>
      <w:numFmt w:val="decimal"/>
      <w:lvlText w:val="%7."/>
      <w:lvlJc w:val="left"/>
      <w:pPr>
        <w:ind w:left="5388" w:hanging="360"/>
      </w:pPr>
    </w:lvl>
    <w:lvl w:ilvl="7" w:tplc="041F0019">
      <w:start w:val="1"/>
      <w:numFmt w:val="lowerLetter"/>
      <w:lvlText w:val="%8."/>
      <w:lvlJc w:val="left"/>
      <w:pPr>
        <w:ind w:left="6108" w:hanging="360"/>
      </w:pPr>
    </w:lvl>
    <w:lvl w:ilvl="8" w:tplc="041F001B">
      <w:start w:val="1"/>
      <w:numFmt w:val="lowerRoman"/>
      <w:lvlText w:val="%9."/>
      <w:lvlJc w:val="right"/>
      <w:pPr>
        <w:ind w:left="6828" w:hanging="180"/>
      </w:pPr>
    </w:lvl>
  </w:abstractNum>
  <w:abstractNum w:abstractNumId="44" w15:restartNumberingAfterBreak="0">
    <w:nsid w:val="7D877F54"/>
    <w:multiLevelType w:val="hybridMultilevel"/>
    <w:tmpl w:val="C0D8CA46"/>
    <w:lvl w:ilvl="0" w:tplc="729A17AE">
      <w:start w:val="1"/>
      <w:numFmt w:val="decimal"/>
      <w:lvlText w:val="%1-"/>
      <w:lvlJc w:val="left"/>
      <w:pPr>
        <w:ind w:left="1068" w:hanging="360"/>
      </w:pPr>
      <w:rPr>
        <w:rFonts w:hint="default"/>
        <w:sz w:val="22"/>
        <w:szCs w:val="22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2"/>
  </w:num>
  <w:num w:numId="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6"/>
  </w:num>
  <w:num w:numId="4">
    <w:abstractNumId w:val="41"/>
  </w:num>
  <w:num w:numId="5">
    <w:abstractNumId w:val="19"/>
  </w:num>
  <w:num w:numId="6">
    <w:abstractNumId w:val="38"/>
  </w:num>
  <w:num w:numId="7">
    <w:abstractNumId w:val="20"/>
  </w:num>
  <w:num w:numId="8">
    <w:abstractNumId w:val="10"/>
  </w:num>
  <w:num w:numId="9">
    <w:abstractNumId w:val="3"/>
  </w:num>
  <w:num w:numId="10">
    <w:abstractNumId w:val="30"/>
  </w:num>
  <w:num w:numId="11">
    <w:abstractNumId w:val="44"/>
  </w:num>
  <w:num w:numId="12">
    <w:abstractNumId w:val="4"/>
  </w:num>
  <w:num w:numId="13">
    <w:abstractNumId w:val="28"/>
  </w:num>
  <w:num w:numId="14">
    <w:abstractNumId w:val="40"/>
  </w:num>
  <w:num w:numId="15">
    <w:abstractNumId w:val="43"/>
  </w:num>
  <w:num w:numId="16">
    <w:abstractNumId w:val="23"/>
  </w:num>
  <w:num w:numId="17">
    <w:abstractNumId w:val="7"/>
  </w:num>
  <w:num w:numId="18">
    <w:abstractNumId w:val="1"/>
  </w:num>
  <w:num w:numId="19">
    <w:abstractNumId w:val="9"/>
  </w:num>
  <w:num w:numId="20">
    <w:abstractNumId w:val="29"/>
  </w:num>
  <w:num w:numId="21">
    <w:abstractNumId w:val="26"/>
  </w:num>
  <w:num w:numId="22">
    <w:abstractNumId w:val="8"/>
  </w:num>
  <w:num w:numId="23">
    <w:abstractNumId w:val="6"/>
  </w:num>
  <w:num w:numId="24">
    <w:abstractNumId w:val="22"/>
  </w:num>
  <w:num w:numId="25">
    <w:abstractNumId w:val="34"/>
  </w:num>
  <w:num w:numId="26">
    <w:abstractNumId w:val="31"/>
  </w:num>
  <w:num w:numId="27">
    <w:abstractNumId w:val="14"/>
  </w:num>
  <w:num w:numId="28">
    <w:abstractNumId w:val="21"/>
  </w:num>
  <w:num w:numId="29">
    <w:abstractNumId w:val="11"/>
  </w:num>
  <w:num w:numId="30">
    <w:abstractNumId w:val="13"/>
  </w:num>
  <w:num w:numId="31">
    <w:abstractNumId w:val="42"/>
  </w:num>
  <w:num w:numId="32">
    <w:abstractNumId w:val="36"/>
  </w:num>
  <w:num w:numId="33">
    <w:abstractNumId w:val="25"/>
  </w:num>
  <w:num w:numId="34">
    <w:abstractNumId w:val="17"/>
  </w:num>
  <w:num w:numId="35">
    <w:abstractNumId w:val="5"/>
  </w:num>
  <w:num w:numId="36">
    <w:abstractNumId w:val="15"/>
  </w:num>
  <w:num w:numId="37">
    <w:abstractNumId w:val="12"/>
  </w:num>
  <w:num w:numId="38">
    <w:abstractNumId w:val="27"/>
  </w:num>
  <w:num w:numId="39">
    <w:abstractNumId w:val="35"/>
  </w:num>
  <w:num w:numId="40">
    <w:abstractNumId w:val="18"/>
  </w:num>
  <w:num w:numId="41">
    <w:abstractNumId w:val="33"/>
  </w:num>
  <w:num w:numId="42">
    <w:abstractNumId w:val="2"/>
  </w:num>
  <w:num w:numId="43">
    <w:abstractNumId w:val="39"/>
  </w:num>
  <w:num w:numId="44">
    <w:abstractNumId w:val="37"/>
  </w:num>
  <w:num w:numId="45">
    <w:abstractNumId w:val="0"/>
  </w:num>
  <w:num w:numId="46">
    <w:abstractNumId w:val="2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.Ali FIRAT">
    <w15:presenceInfo w15:providerId="Windows Live" w15:userId="658a9a2eb535c71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trackRevision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F78"/>
    <w:rsid w:val="00010CF7"/>
    <w:rsid w:val="000C2CBC"/>
    <w:rsid w:val="000D5342"/>
    <w:rsid w:val="000D726D"/>
    <w:rsid w:val="00141C68"/>
    <w:rsid w:val="00163C9D"/>
    <w:rsid w:val="001B352A"/>
    <w:rsid w:val="001D14A2"/>
    <w:rsid w:val="002125D0"/>
    <w:rsid w:val="00227A50"/>
    <w:rsid w:val="00277B9E"/>
    <w:rsid w:val="002817C9"/>
    <w:rsid w:val="002A2ACE"/>
    <w:rsid w:val="00312E01"/>
    <w:rsid w:val="00323003"/>
    <w:rsid w:val="00386BFF"/>
    <w:rsid w:val="003A2226"/>
    <w:rsid w:val="003A4A0C"/>
    <w:rsid w:val="003E78BC"/>
    <w:rsid w:val="00444D76"/>
    <w:rsid w:val="00454EF1"/>
    <w:rsid w:val="00460494"/>
    <w:rsid w:val="00476A5F"/>
    <w:rsid w:val="00497130"/>
    <w:rsid w:val="004B5777"/>
    <w:rsid w:val="004E1329"/>
    <w:rsid w:val="00547130"/>
    <w:rsid w:val="005614DC"/>
    <w:rsid w:val="00577479"/>
    <w:rsid w:val="005A2E3B"/>
    <w:rsid w:val="00605A6F"/>
    <w:rsid w:val="00672277"/>
    <w:rsid w:val="00680F78"/>
    <w:rsid w:val="006D3A51"/>
    <w:rsid w:val="00736A02"/>
    <w:rsid w:val="00775FBC"/>
    <w:rsid w:val="0083392F"/>
    <w:rsid w:val="008613A6"/>
    <w:rsid w:val="008A0F17"/>
    <w:rsid w:val="008C3BE2"/>
    <w:rsid w:val="009634E4"/>
    <w:rsid w:val="00970A90"/>
    <w:rsid w:val="00A01E16"/>
    <w:rsid w:val="00A022DF"/>
    <w:rsid w:val="00A34C33"/>
    <w:rsid w:val="00AC5ADF"/>
    <w:rsid w:val="00B0787F"/>
    <w:rsid w:val="00B11EB9"/>
    <w:rsid w:val="00BB6F91"/>
    <w:rsid w:val="00C71C3D"/>
    <w:rsid w:val="00C8348E"/>
    <w:rsid w:val="00C83504"/>
    <w:rsid w:val="00C96BF7"/>
    <w:rsid w:val="00C97F06"/>
    <w:rsid w:val="00D0028D"/>
    <w:rsid w:val="00D93969"/>
    <w:rsid w:val="00D94612"/>
    <w:rsid w:val="00DB6C65"/>
    <w:rsid w:val="00E06EC2"/>
    <w:rsid w:val="00E12622"/>
    <w:rsid w:val="00E17D62"/>
    <w:rsid w:val="00E562C0"/>
    <w:rsid w:val="00E771EB"/>
    <w:rsid w:val="00E90381"/>
    <w:rsid w:val="00EB4385"/>
    <w:rsid w:val="00F107C4"/>
    <w:rsid w:val="00FC3316"/>
    <w:rsid w:val="00FF5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C1E91A"/>
  <w15:chartTrackingRefBased/>
  <w15:docId w15:val="{BCF854CE-C7D5-418C-84DB-415E5ACBE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6A5F"/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605A6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k4">
    <w:name w:val="heading 4"/>
    <w:basedOn w:val="Normal"/>
    <w:link w:val="Balk4Char"/>
    <w:uiPriority w:val="9"/>
    <w:unhideWhenUsed/>
    <w:qFormat/>
    <w:rsid w:val="00312E01"/>
    <w:pPr>
      <w:widowControl w:val="0"/>
      <w:autoSpaceDE w:val="0"/>
      <w:autoSpaceDN w:val="0"/>
      <w:spacing w:before="66" w:after="0" w:line="240" w:lineRule="auto"/>
      <w:ind w:left="145"/>
      <w:outlineLvl w:val="3"/>
    </w:pPr>
    <w:rPr>
      <w:rFonts w:ascii="Arial" w:eastAsia="Arial" w:hAnsi="Arial" w:cs="Arial"/>
      <w:b/>
      <w:bCs/>
      <w:sz w:val="20"/>
      <w:szCs w:val="20"/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1"/>
    <w:qFormat/>
    <w:rsid w:val="00680F78"/>
    <w:pPr>
      <w:ind w:left="720"/>
      <w:contextualSpacing/>
    </w:pPr>
  </w:style>
  <w:style w:type="character" w:customStyle="1" w:styleId="Balk4Char">
    <w:name w:val="Başlık 4 Char"/>
    <w:basedOn w:val="VarsaylanParagrafYazTipi"/>
    <w:link w:val="Balk4"/>
    <w:uiPriority w:val="9"/>
    <w:rsid w:val="00312E01"/>
    <w:rPr>
      <w:rFonts w:ascii="Arial" w:eastAsia="Arial" w:hAnsi="Arial" w:cs="Arial"/>
      <w:b/>
      <w:bCs/>
      <w:sz w:val="20"/>
      <w:szCs w:val="20"/>
      <w:lang w:val="en-US"/>
    </w:rPr>
  </w:style>
  <w:style w:type="paragraph" w:styleId="GvdeMetni">
    <w:name w:val="Body Text"/>
    <w:basedOn w:val="Normal"/>
    <w:link w:val="GvdeMetniChar"/>
    <w:uiPriority w:val="1"/>
    <w:qFormat/>
    <w:rsid w:val="00312E01"/>
    <w:pPr>
      <w:widowControl w:val="0"/>
      <w:autoSpaceDE w:val="0"/>
      <w:autoSpaceDN w:val="0"/>
      <w:spacing w:after="0" w:line="240" w:lineRule="auto"/>
    </w:pPr>
    <w:rPr>
      <w:rFonts w:ascii="Microsoft Sans Serif" w:eastAsia="Microsoft Sans Serif" w:hAnsi="Microsoft Sans Serif" w:cs="Microsoft Sans Serif"/>
      <w:sz w:val="20"/>
      <w:szCs w:val="20"/>
      <w:lang w:val="en-US"/>
    </w:rPr>
  </w:style>
  <w:style w:type="character" w:customStyle="1" w:styleId="GvdeMetniChar">
    <w:name w:val="Gövde Metni Char"/>
    <w:basedOn w:val="VarsaylanParagrafYazTipi"/>
    <w:link w:val="GvdeMetni"/>
    <w:uiPriority w:val="1"/>
    <w:rsid w:val="00312E01"/>
    <w:rPr>
      <w:rFonts w:ascii="Microsoft Sans Serif" w:eastAsia="Microsoft Sans Serif" w:hAnsi="Microsoft Sans Serif" w:cs="Microsoft Sans Serif"/>
      <w:sz w:val="20"/>
      <w:szCs w:val="20"/>
      <w:lang w:val="en-US"/>
    </w:rPr>
  </w:style>
  <w:style w:type="character" w:customStyle="1" w:styleId="Balk3Char">
    <w:name w:val="Başlık 3 Char"/>
    <w:basedOn w:val="VarsaylanParagrafYazTipi"/>
    <w:link w:val="Balk3"/>
    <w:uiPriority w:val="9"/>
    <w:rsid w:val="00605A6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605A6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605A6F"/>
    <w:pPr>
      <w:widowControl w:val="0"/>
      <w:autoSpaceDE w:val="0"/>
      <w:autoSpaceDN w:val="0"/>
      <w:spacing w:after="0" w:line="240" w:lineRule="auto"/>
    </w:pPr>
    <w:rPr>
      <w:rFonts w:ascii="Microsoft Sans Serif" w:eastAsia="Microsoft Sans Serif" w:hAnsi="Microsoft Sans Serif" w:cs="Microsoft Sans Serif"/>
      <w:lang w:val="en-US"/>
    </w:rPr>
  </w:style>
  <w:style w:type="paragraph" w:styleId="stBilgi">
    <w:name w:val="header"/>
    <w:basedOn w:val="Normal"/>
    <w:link w:val="stBilgiChar"/>
    <w:uiPriority w:val="99"/>
    <w:unhideWhenUsed/>
    <w:rsid w:val="000D72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0D726D"/>
  </w:style>
  <w:style w:type="paragraph" w:styleId="AltBilgi">
    <w:name w:val="footer"/>
    <w:basedOn w:val="Normal"/>
    <w:link w:val="AltBilgiChar"/>
    <w:uiPriority w:val="99"/>
    <w:unhideWhenUsed/>
    <w:rsid w:val="000D72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0D726D"/>
  </w:style>
  <w:style w:type="paragraph" w:customStyle="1" w:styleId="h">
    <w:name w:val="h"/>
    <w:basedOn w:val="Normal"/>
    <w:next w:val="stBilgi"/>
    <w:link w:val="stbilgiChar0"/>
    <w:uiPriority w:val="99"/>
    <w:rsid w:val="00EB4385"/>
    <w:pPr>
      <w:tabs>
        <w:tab w:val="center" w:pos="4320"/>
        <w:tab w:val="right" w:pos="8640"/>
      </w:tabs>
      <w:spacing w:after="0" w:line="240" w:lineRule="auto"/>
    </w:pPr>
    <w:rPr>
      <w:rFonts w:ascii="Arial" w:hAnsi="Arial"/>
      <w:szCs w:val="24"/>
      <w:lang w:val="en-US"/>
    </w:rPr>
  </w:style>
  <w:style w:type="character" w:customStyle="1" w:styleId="stbilgiChar0">
    <w:name w:val="Üstbilgi Char"/>
    <w:aliases w:val="index Char,h Char"/>
    <w:basedOn w:val="VarsaylanParagrafYazTipi"/>
    <w:link w:val="h"/>
    <w:uiPriority w:val="99"/>
    <w:rsid w:val="00EB4385"/>
    <w:rPr>
      <w:rFonts w:ascii="Arial" w:hAnsi="Arial"/>
      <w:szCs w:val="24"/>
      <w:lang w:val="en-US" w:eastAsia="en-US"/>
    </w:rPr>
  </w:style>
  <w:style w:type="paragraph" w:customStyle="1" w:styleId="a">
    <w:basedOn w:val="Normal"/>
    <w:next w:val="AltBilgi"/>
    <w:link w:val="AltbilgiChar0"/>
    <w:uiPriority w:val="99"/>
    <w:rsid w:val="008A0F17"/>
    <w:pPr>
      <w:tabs>
        <w:tab w:val="center" w:pos="4320"/>
        <w:tab w:val="right" w:pos="8640"/>
      </w:tabs>
      <w:spacing w:after="0" w:line="240" w:lineRule="auto"/>
    </w:pPr>
    <w:rPr>
      <w:rFonts w:ascii="Arial" w:eastAsia="Times New Roman" w:hAnsi="Arial" w:cs="Times New Roman"/>
      <w:sz w:val="20"/>
      <w:szCs w:val="24"/>
      <w:lang w:val="en-US"/>
    </w:rPr>
  </w:style>
  <w:style w:type="character" w:styleId="SayfaNumaras">
    <w:name w:val="page number"/>
    <w:basedOn w:val="VarsaylanParagrafYazTipi"/>
    <w:uiPriority w:val="99"/>
    <w:rsid w:val="008A0F17"/>
  </w:style>
  <w:style w:type="character" w:customStyle="1" w:styleId="AltbilgiChar0">
    <w:name w:val="Altbilgi Char"/>
    <w:link w:val="a"/>
    <w:uiPriority w:val="99"/>
    <w:rsid w:val="008A0F17"/>
    <w:rPr>
      <w:rFonts w:ascii="Arial" w:hAnsi="Arial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2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</TotalTime>
  <Pages>22</Pages>
  <Words>2460</Words>
  <Characters>14027</Characters>
  <Application>Microsoft Office Word</Application>
  <DocSecurity>0</DocSecurity>
  <Lines>116</Lines>
  <Paragraphs>32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M.Ali FIRAT</dc:creator>
  <cp:keywords/>
  <dc:description/>
  <cp:lastModifiedBy>M.Ali FIRAT</cp:lastModifiedBy>
  <cp:revision>44</cp:revision>
  <dcterms:created xsi:type="dcterms:W3CDTF">2023-08-02T06:47:00Z</dcterms:created>
  <dcterms:modified xsi:type="dcterms:W3CDTF">2023-08-09T08:26:00Z</dcterms:modified>
</cp:coreProperties>
</file>